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38C212" w14:textId="77777777" w:rsidR="00F323B3" w:rsidRDefault="00F323B3" w:rsidP="00F821D7">
      <w:pPr>
        <w:spacing w:line="276" w:lineRule="auto"/>
        <w:jc w:val="center"/>
        <w:rPr>
          <w:b/>
          <w:bCs/>
          <w:i/>
          <w:iCs/>
          <w:sz w:val="40"/>
          <w:szCs w:val="40"/>
        </w:rPr>
      </w:pPr>
    </w:p>
    <w:p w14:paraId="27D76C05" w14:textId="77777777" w:rsidR="00F323B3" w:rsidRDefault="00F323B3" w:rsidP="00F821D7">
      <w:pPr>
        <w:spacing w:line="276" w:lineRule="auto"/>
        <w:jc w:val="center"/>
        <w:rPr>
          <w:b/>
          <w:bCs/>
          <w:i/>
          <w:iCs/>
          <w:sz w:val="40"/>
          <w:szCs w:val="40"/>
        </w:rPr>
      </w:pPr>
    </w:p>
    <w:p w14:paraId="558ABACE" w14:textId="77777777" w:rsidR="00F323B3" w:rsidRDefault="00F323B3" w:rsidP="00F821D7">
      <w:pPr>
        <w:spacing w:line="276" w:lineRule="auto"/>
        <w:jc w:val="center"/>
        <w:rPr>
          <w:b/>
          <w:bCs/>
          <w:i/>
          <w:iCs/>
          <w:sz w:val="40"/>
          <w:szCs w:val="40"/>
        </w:rPr>
      </w:pPr>
    </w:p>
    <w:p w14:paraId="530C7B37" w14:textId="77777777" w:rsidR="00F323B3" w:rsidRDefault="00F323B3" w:rsidP="00F821D7">
      <w:pPr>
        <w:spacing w:line="276" w:lineRule="auto"/>
        <w:jc w:val="center"/>
        <w:rPr>
          <w:b/>
          <w:bCs/>
          <w:i/>
          <w:iCs/>
          <w:sz w:val="40"/>
          <w:szCs w:val="40"/>
        </w:rPr>
      </w:pPr>
    </w:p>
    <w:p w14:paraId="4736B14B" w14:textId="77777777" w:rsidR="00F323B3" w:rsidRDefault="00F323B3" w:rsidP="00F821D7">
      <w:pPr>
        <w:spacing w:line="276" w:lineRule="auto"/>
        <w:jc w:val="center"/>
        <w:rPr>
          <w:b/>
          <w:bCs/>
          <w:i/>
          <w:iCs/>
          <w:sz w:val="40"/>
          <w:szCs w:val="40"/>
        </w:rPr>
      </w:pPr>
    </w:p>
    <w:p w14:paraId="5F17DA54" w14:textId="77777777" w:rsidR="00F323B3" w:rsidRDefault="00F323B3" w:rsidP="00F821D7">
      <w:pPr>
        <w:spacing w:line="276" w:lineRule="auto"/>
        <w:jc w:val="center"/>
        <w:rPr>
          <w:b/>
          <w:bCs/>
          <w:i/>
          <w:iCs/>
          <w:sz w:val="40"/>
          <w:szCs w:val="40"/>
        </w:rPr>
      </w:pPr>
    </w:p>
    <w:p w14:paraId="0F73FEEE" w14:textId="77777777" w:rsidR="004D4BE0" w:rsidRDefault="004D4BE0" w:rsidP="00F821D7">
      <w:pPr>
        <w:spacing w:line="276" w:lineRule="auto"/>
        <w:jc w:val="center"/>
        <w:rPr>
          <w:b/>
          <w:bCs/>
          <w:i/>
          <w:iCs/>
          <w:sz w:val="40"/>
          <w:szCs w:val="40"/>
        </w:rPr>
      </w:pPr>
    </w:p>
    <w:p w14:paraId="763AEBEE" w14:textId="0E813FA9" w:rsidR="00D603C2" w:rsidRPr="00F323B3" w:rsidRDefault="00D603C2" w:rsidP="00F821D7">
      <w:pPr>
        <w:spacing w:line="276" w:lineRule="auto"/>
        <w:jc w:val="center"/>
        <w:rPr>
          <w:b/>
          <w:bCs/>
          <w:i/>
          <w:iCs/>
          <w:sz w:val="40"/>
          <w:szCs w:val="40"/>
        </w:rPr>
      </w:pPr>
      <w:r w:rsidRPr="00F323B3">
        <w:rPr>
          <w:b/>
          <w:bCs/>
          <w:i/>
          <w:iCs/>
          <w:sz w:val="40"/>
          <w:szCs w:val="40"/>
        </w:rPr>
        <w:t>Tài liệu</w:t>
      </w:r>
    </w:p>
    <w:p w14:paraId="4D7A03F8" w14:textId="77777777" w:rsidR="00D603C2" w:rsidRPr="00F323B3" w:rsidRDefault="00D603C2" w:rsidP="00F821D7">
      <w:pPr>
        <w:spacing w:line="276" w:lineRule="auto"/>
        <w:jc w:val="center"/>
        <w:rPr>
          <w:b/>
          <w:bCs/>
          <w:sz w:val="40"/>
          <w:szCs w:val="40"/>
        </w:rPr>
      </w:pPr>
      <w:r w:rsidRPr="00F323B3">
        <w:rPr>
          <w:b/>
          <w:bCs/>
          <w:sz w:val="40"/>
          <w:szCs w:val="40"/>
        </w:rPr>
        <w:t>BÁO CÁO</w:t>
      </w:r>
    </w:p>
    <w:p w14:paraId="20C819EE" w14:textId="7220D686" w:rsidR="004D4BE0" w:rsidRDefault="00D603C2" w:rsidP="00F821D7">
      <w:pPr>
        <w:spacing w:line="276" w:lineRule="auto"/>
        <w:jc w:val="center"/>
        <w:rPr>
          <w:b/>
          <w:bCs/>
          <w:sz w:val="40"/>
          <w:szCs w:val="40"/>
        </w:rPr>
      </w:pPr>
      <w:r w:rsidRPr="00F323B3">
        <w:rPr>
          <w:b/>
          <w:bCs/>
          <w:sz w:val="40"/>
          <w:szCs w:val="40"/>
        </w:rPr>
        <w:t>XÂY DỰNG HỆ THỐNG RÀ QUÉT WEBSHELL</w:t>
      </w:r>
    </w:p>
    <w:p w14:paraId="70D2CC6F" w14:textId="77777777" w:rsidR="004D4BE0" w:rsidRDefault="004D4BE0" w:rsidP="00F821D7">
      <w:pPr>
        <w:spacing w:line="276" w:lineRule="auto"/>
        <w:jc w:val="left"/>
        <w:rPr>
          <w:b/>
          <w:bCs/>
          <w:sz w:val="40"/>
          <w:szCs w:val="40"/>
        </w:rPr>
      </w:pPr>
      <w:r>
        <w:rPr>
          <w:b/>
          <w:bCs/>
          <w:sz w:val="40"/>
          <w:szCs w:val="40"/>
        </w:rPr>
        <w:br w:type="page"/>
      </w:r>
    </w:p>
    <w:sdt>
      <w:sdtPr>
        <w:rPr>
          <w:rFonts w:ascii="Times New Roman" w:eastAsiaTheme="minorHAnsi" w:hAnsi="Times New Roman" w:cstheme="minorBidi"/>
          <w:color w:val="auto"/>
          <w:sz w:val="25"/>
          <w:szCs w:val="22"/>
        </w:rPr>
        <w:id w:val="1423222837"/>
        <w:docPartObj>
          <w:docPartGallery w:val="Table of Contents"/>
          <w:docPartUnique/>
        </w:docPartObj>
      </w:sdtPr>
      <w:sdtEndPr>
        <w:rPr>
          <w:b/>
          <w:bCs/>
          <w:noProof/>
        </w:rPr>
      </w:sdtEndPr>
      <w:sdtContent>
        <w:p w14:paraId="79F84256" w14:textId="4C1F3493" w:rsidR="004D4BE0" w:rsidRDefault="004D4BE0" w:rsidP="00F821D7">
          <w:pPr>
            <w:pStyle w:val="TOCHeading"/>
            <w:spacing w:line="276" w:lineRule="auto"/>
            <w:rPr>
              <w:rFonts w:ascii="Times New Roman" w:hAnsi="Times New Roman" w:cs="Times New Roman"/>
              <w:b/>
              <w:bCs/>
              <w:color w:val="000000" w:themeColor="text1"/>
              <w:lang w:val="vi-VN"/>
            </w:rPr>
          </w:pPr>
          <w:r w:rsidRPr="004D4BE0">
            <w:rPr>
              <w:rFonts w:ascii="Times New Roman" w:hAnsi="Times New Roman" w:cs="Times New Roman"/>
              <w:b/>
              <w:bCs/>
              <w:color w:val="000000" w:themeColor="text1"/>
              <w:lang w:val="vi-VN"/>
            </w:rPr>
            <w:t>Mục Lục</w:t>
          </w:r>
        </w:p>
        <w:p w14:paraId="6430CD7B" w14:textId="77777777" w:rsidR="004D4BE0" w:rsidRPr="004D4BE0" w:rsidRDefault="004D4BE0" w:rsidP="00F821D7">
          <w:pPr>
            <w:spacing w:line="276" w:lineRule="auto"/>
            <w:rPr>
              <w:lang w:val="vi-VN"/>
            </w:rPr>
          </w:pPr>
        </w:p>
        <w:p w14:paraId="6CEF088A" w14:textId="59AC959F" w:rsidR="004D4BE0" w:rsidRDefault="004D4BE0" w:rsidP="00F821D7">
          <w:pPr>
            <w:pStyle w:val="TOC1"/>
            <w:tabs>
              <w:tab w:val="left" w:pos="440"/>
              <w:tab w:val="right" w:leader="dot" w:pos="9350"/>
            </w:tabs>
            <w:spacing w:line="276" w:lineRule="auto"/>
            <w:rPr>
              <w:noProof/>
            </w:rPr>
          </w:pPr>
          <w:r>
            <w:fldChar w:fldCharType="begin"/>
          </w:r>
          <w:r>
            <w:instrText xml:space="preserve"> TOC \o "1-3" \h \z \u </w:instrText>
          </w:r>
          <w:r>
            <w:fldChar w:fldCharType="separate"/>
          </w:r>
          <w:hyperlink w:anchor="_Toc71816799" w:history="1">
            <w:r w:rsidRPr="00CB0D5D">
              <w:rPr>
                <w:rStyle w:val="Hyperlink"/>
                <w:b/>
                <w:bCs/>
                <w:noProof/>
                <w:lang w:val="vi-VN"/>
              </w:rPr>
              <w:t>1.</w:t>
            </w:r>
            <w:r>
              <w:rPr>
                <w:noProof/>
              </w:rPr>
              <w:tab/>
            </w:r>
            <w:r w:rsidRPr="00CB0D5D">
              <w:rPr>
                <w:rStyle w:val="Hyperlink"/>
                <w:b/>
                <w:bCs/>
                <w:noProof/>
                <w:lang w:val="vi-VN"/>
              </w:rPr>
              <w:t>Giới thiệu giải pháp</w:t>
            </w:r>
            <w:r>
              <w:rPr>
                <w:noProof/>
                <w:webHidden/>
              </w:rPr>
              <w:tab/>
            </w:r>
            <w:r>
              <w:rPr>
                <w:noProof/>
                <w:webHidden/>
              </w:rPr>
              <w:fldChar w:fldCharType="begin"/>
            </w:r>
            <w:r>
              <w:rPr>
                <w:noProof/>
                <w:webHidden/>
              </w:rPr>
              <w:instrText xml:space="preserve"> PAGEREF _Toc71816799 \h </w:instrText>
            </w:r>
            <w:r>
              <w:rPr>
                <w:noProof/>
                <w:webHidden/>
              </w:rPr>
            </w:r>
            <w:r>
              <w:rPr>
                <w:noProof/>
                <w:webHidden/>
              </w:rPr>
              <w:fldChar w:fldCharType="separate"/>
            </w:r>
            <w:r>
              <w:rPr>
                <w:noProof/>
                <w:webHidden/>
              </w:rPr>
              <w:t>3</w:t>
            </w:r>
            <w:r>
              <w:rPr>
                <w:noProof/>
                <w:webHidden/>
              </w:rPr>
              <w:fldChar w:fldCharType="end"/>
            </w:r>
          </w:hyperlink>
        </w:p>
        <w:p w14:paraId="29277DFC" w14:textId="7AE01510" w:rsidR="004D4BE0" w:rsidRDefault="00185D75" w:rsidP="00F821D7">
          <w:pPr>
            <w:pStyle w:val="TOC2"/>
            <w:tabs>
              <w:tab w:val="left" w:pos="880"/>
              <w:tab w:val="right" w:leader="dot" w:pos="9350"/>
            </w:tabs>
            <w:spacing w:line="276" w:lineRule="auto"/>
            <w:rPr>
              <w:noProof/>
            </w:rPr>
          </w:pPr>
          <w:hyperlink w:anchor="_Toc71816800" w:history="1">
            <w:r w:rsidR="004D4BE0" w:rsidRPr="00CB0D5D">
              <w:rPr>
                <w:rStyle w:val="Hyperlink"/>
                <w:b/>
                <w:bCs/>
                <w:noProof/>
                <w:lang w:val="vi-VN"/>
              </w:rPr>
              <w:t>1.1.</w:t>
            </w:r>
            <w:r w:rsidR="004D4BE0">
              <w:rPr>
                <w:noProof/>
              </w:rPr>
              <w:tab/>
            </w:r>
            <w:r w:rsidR="004D4BE0" w:rsidRPr="00CB0D5D">
              <w:rPr>
                <w:rStyle w:val="Hyperlink"/>
                <w:b/>
                <w:bCs/>
                <w:noProof/>
                <w:lang w:val="vi-VN"/>
              </w:rPr>
              <w:t>Mục tiêu</w:t>
            </w:r>
            <w:r w:rsidR="004D4BE0">
              <w:rPr>
                <w:noProof/>
                <w:webHidden/>
              </w:rPr>
              <w:tab/>
            </w:r>
            <w:r w:rsidR="004D4BE0">
              <w:rPr>
                <w:noProof/>
                <w:webHidden/>
              </w:rPr>
              <w:fldChar w:fldCharType="begin"/>
            </w:r>
            <w:r w:rsidR="004D4BE0">
              <w:rPr>
                <w:noProof/>
                <w:webHidden/>
              </w:rPr>
              <w:instrText xml:space="preserve"> PAGEREF _Toc71816800 \h </w:instrText>
            </w:r>
            <w:r w:rsidR="004D4BE0">
              <w:rPr>
                <w:noProof/>
                <w:webHidden/>
              </w:rPr>
            </w:r>
            <w:r w:rsidR="004D4BE0">
              <w:rPr>
                <w:noProof/>
                <w:webHidden/>
              </w:rPr>
              <w:fldChar w:fldCharType="separate"/>
            </w:r>
            <w:r w:rsidR="004D4BE0">
              <w:rPr>
                <w:noProof/>
                <w:webHidden/>
              </w:rPr>
              <w:t>3</w:t>
            </w:r>
            <w:r w:rsidR="004D4BE0">
              <w:rPr>
                <w:noProof/>
                <w:webHidden/>
              </w:rPr>
              <w:fldChar w:fldCharType="end"/>
            </w:r>
          </w:hyperlink>
        </w:p>
        <w:p w14:paraId="6B18FD18" w14:textId="419CD2CB" w:rsidR="004D4BE0" w:rsidRDefault="00185D75" w:rsidP="00F821D7">
          <w:pPr>
            <w:pStyle w:val="TOC2"/>
            <w:tabs>
              <w:tab w:val="left" w:pos="880"/>
              <w:tab w:val="right" w:leader="dot" w:pos="9350"/>
            </w:tabs>
            <w:spacing w:line="276" w:lineRule="auto"/>
            <w:rPr>
              <w:noProof/>
            </w:rPr>
          </w:pPr>
          <w:hyperlink w:anchor="_Toc71816801" w:history="1">
            <w:r w:rsidR="004D4BE0" w:rsidRPr="00CB0D5D">
              <w:rPr>
                <w:rStyle w:val="Hyperlink"/>
                <w:b/>
                <w:bCs/>
                <w:noProof/>
                <w:lang w:val="vi-VN"/>
              </w:rPr>
              <w:t>1.2.</w:t>
            </w:r>
            <w:r w:rsidR="004D4BE0">
              <w:rPr>
                <w:noProof/>
              </w:rPr>
              <w:tab/>
            </w:r>
            <w:r w:rsidR="004D4BE0" w:rsidRPr="00CB0D5D">
              <w:rPr>
                <w:rStyle w:val="Hyperlink"/>
                <w:b/>
                <w:bCs/>
                <w:noProof/>
                <w:lang w:val="vi-VN"/>
              </w:rPr>
              <w:t>Phạm vi triển khai</w:t>
            </w:r>
            <w:r w:rsidR="004D4BE0">
              <w:rPr>
                <w:noProof/>
                <w:webHidden/>
              </w:rPr>
              <w:tab/>
            </w:r>
            <w:r w:rsidR="004D4BE0">
              <w:rPr>
                <w:noProof/>
                <w:webHidden/>
              </w:rPr>
              <w:fldChar w:fldCharType="begin"/>
            </w:r>
            <w:r w:rsidR="004D4BE0">
              <w:rPr>
                <w:noProof/>
                <w:webHidden/>
              </w:rPr>
              <w:instrText xml:space="preserve"> PAGEREF _Toc71816801 \h </w:instrText>
            </w:r>
            <w:r w:rsidR="004D4BE0">
              <w:rPr>
                <w:noProof/>
                <w:webHidden/>
              </w:rPr>
            </w:r>
            <w:r w:rsidR="004D4BE0">
              <w:rPr>
                <w:noProof/>
                <w:webHidden/>
              </w:rPr>
              <w:fldChar w:fldCharType="separate"/>
            </w:r>
            <w:r w:rsidR="004D4BE0">
              <w:rPr>
                <w:noProof/>
                <w:webHidden/>
              </w:rPr>
              <w:t>3</w:t>
            </w:r>
            <w:r w:rsidR="004D4BE0">
              <w:rPr>
                <w:noProof/>
                <w:webHidden/>
              </w:rPr>
              <w:fldChar w:fldCharType="end"/>
            </w:r>
          </w:hyperlink>
        </w:p>
        <w:p w14:paraId="38B265AD" w14:textId="6A8B83F1" w:rsidR="004D4BE0" w:rsidRDefault="00185D75" w:rsidP="00F821D7">
          <w:pPr>
            <w:pStyle w:val="TOC2"/>
            <w:tabs>
              <w:tab w:val="left" w:pos="880"/>
              <w:tab w:val="right" w:leader="dot" w:pos="9350"/>
            </w:tabs>
            <w:spacing w:line="276" w:lineRule="auto"/>
            <w:rPr>
              <w:noProof/>
            </w:rPr>
          </w:pPr>
          <w:hyperlink w:anchor="_Toc71816802" w:history="1">
            <w:r w:rsidR="004D4BE0" w:rsidRPr="00CB0D5D">
              <w:rPr>
                <w:rStyle w:val="Hyperlink"/>
                <w:b/>
                <w:bCs/>
                <w:noProof/>
                <w:lang w:val="vi-VN"/>
              </w:rPr>
              <w:t>1.3.</w:t>
            </w:r>
            <w:r w:rsidR="004D4BE0">
              <w:rPr>
                <w:noProof/>
              </w:rPr>
              <w:tab/>
            </w:r>
            <w:r w:rsidR="004D4BE0" w:rsidRPr="00CB0D5D">
              <w:rPr>
                <w:rStyle w:val="Hyperlink"/>
                <w:b/>
                <w:bCs/>
                <w:noProof/>
                <w:lang w:val="vi-VN"/>
              </w:rPr>
              <w:t>Mô hình triển khai</w:t>
            </w:r>
            <w:r w:rsidR="004D4BE0">
              <w:rPr>
                <w:noProof/>
                <w:webHidden/>
              </w:rPr>
              <w:tab/>
            </w:r>
            <w:r w:rsidR="004D4BE0">
              <w:rPr>
                <w:noProof/>
                <w:webHidden/>
              </w:rPr>
              <w:fldChar w:fldCharType="begin"/>
            </w:r>
            <w:r w:rsidR="004D4BE0">
              <w:rPr>
                <w:noProof/>
                <w:webHidden/>
              </w:rPr>
              <w:instrText xml:space="preserve"> PAGEREF _Toc71816802 \h </w:instrText>
            </w:r>
            <w:r w:rsidR="004D4BE0">
              <w:rPr>
                <w:noProof/>
                <w:webHidden/>
              </w:rPr>
            </w:r>
            <w:r w:rsidR="004D4BE0">
              <w:rPr>
                <w:noProof/>
                <w:webHidden/>
              </w:rPr>
              <w:fldChar w:fldCharType="separate"/>
            </w:r>
            <w:r w:rsidR="004D4BE0">
              <w:rPr>
                <w:noProof/>
                <w:webHidden/>
              </w:rPr>
              <w:t>3</w:t>
            </w:r>
            <w:r w:rsidR="004D4BE0">
              <w:rPr>
                <w:noProof/>
                <w:webHidden/>
              </w:rPr>
              <w:fldChar w:fldCharType="end"/>
            </w:r>
          </w:hyperlink>
        </w:p>
        <w:p w14:paraId="2EF35D50" w14:textId="30B707E7" w:rsidR="004D4BE0" w:rsidRDefault="00185D75" w:rsidP="00F821D7">
          <w:pPr>
            <w:pStyle w:val="TOC2"/>
            <w:tabs>
              <w:tab w:val="left" w:pos="880"/>
              <w:tab w:val="right" w:leader="dot" w:pos="9350"/>
            </w:tabs>
            <w:spacing w:line="276" w:lineRule="auto"/>
            <w:rPr>
              <w:noProof/>
            </w:rPr>
          </w:pPr>
          <w:hyperlink w:anchor="_Toc71816803" w:history="1">
            <w:r w:rsidR="004D4BE0" w:rsidRPr="00CB0D5D">
              <w:rPr>
                <w:rStyle w:val="Hyperlink"/>
                <w:b/>
                <w:bCs/>
                <w:noProof/>
                <w:lang w:val="vi-VN"/>
              </w:rPr>
              <w:t>1.4.</w:t>
            </w:r>
            <w:r w:rsidR="004D4BE0">
              <w:rPr>
                <w:noProof/>
              </w:rPr>
              <w:tab/>
            </w:r>
            <w:r w:rsidR="004D4BE0" w:rsidRPr="00CB0D5D">
              <w:rPr>
                <w:rStyle w:val="Hyperlink"/>
                <w:b/>
                <w:bCs/>
                <w:noProof/>
                <w:lang w:val="vi-VN"/>
              </w:rPr>
              <w:t>Phương thức thực hiện</w:t>
            </w:r>
            <w:r w:rsidR="004D4BE0">
              <w:rPr>
                <w:noProof/>
                <w:webHidden/>
              </w:rPr>
              <w:tab/>
            </w:r>
            <w:r w:rsidR="004D4BE0">
              <w:rPr>
                <w:noProof/>
                <w:webHidden/>
              </w:rPr>
              <w:fldChar w:fldCharType="begin"/>
            </w:r>
            <w:r w:rsidR="004D4BE0">
              <w:rPr>
                <w:noProof/>
                <w:webHidden/>
              </w:rPr>
              <w:instrText xml:space="preserve"> PAGEREF _Toc71816803 \h </w:instrText>
            </w:r>
            <w:r w:rsidR="004D4BE0">
              <w:rPr>
                <w:noProof/>
                <w:webHidden/>
              </w:rPr>
            </w:r>
            <w:r w:rsidR="004D4BE0">
              <w:rPr>
                <w:noProof/>
                <w:webHidden/>
              </w:rPr>
              <w:fldChar w:fldCharType="separate"/>
            </w:r>
            <w:r w:rsidR="004D4BE0">
              <w:rPr>
                <w:noProof/>
                <w:webHidden/>
              </w:rPr>
              <w:t>4</w:t>
            </w:r>
            <w:r w:rsidR="004D4BE0">
              <w:rPr>
                <w:noProof/>
                <w:webHidden/>
              </w:rPr>
              <w:fldChar w:fldCharType="end"/>
            </w:r>
          </w:hyperlink>
        </w:p>
        <w:p w14:paraId="494F9A22" w14:textId="28FF3F8F" w:rsidR="004D4BE0" w:rsidRDefault="00185D75" w:rsidP="00F821D7">
          <w:pPr>
            <w:pStyle w:val="TOC2"/>
            <w:tabs>
              <w:tab w:val="left" w:pos="880"/>
              <w:tab w:val="right" w:leader="dot" w:pos="9350"/>
            </w:tabs>
            <w:spacing w:line="276" w:lineRule="auto"/>
            <w:rPr>
              <w:noProof/>
            </w:rPr>
          </w:pPr>
          <w:hyperlink w:anchor="_Toc71816804" w:history="1">
            <w:r w:rsidR="004D4BE0" w:rsidRPr="00CB0D5D">
              <w:rPr>
                <w:rStyle w:val="Hyperlink"/>
                <w:b/>
                <w:bCs/>
                <w:noProof/>
                <w:lang w:val="vi-VN"/>
              </w:rPr>
              <w:t>1.5.</w:t>
            </w:r>
            <w:r w:rsidR="004D4BE0">
              <w:rPr>
                <w:noProof/>
              </w:rPr>
              <w:tab/>
            </w:r>
            <w:r w:rsidR="004D4BE0" w:rsidRPr="00CB0D5D">
              <w:rPr>
                <w:rStyle w:val="Hyperlink"/>
                <w:b/>
                <w:bCs/>
                <w:noProof/>
                <w:lang w:val="vi-VN"/>
              </w:rPr>
              <w:t>Các chức năng của chương trình</w:t>
            </w:r>
            <w:r w:rsidR="004D4BE0">
              <w:rPr>
                <w:noProof/>
                <w:webHidden/>
              </w:rPr>
              <w:tab/>
            </w:r>
            <w:r w:rsidR="004D4BE0">
              <w:rPr>
                <w:noProof/>
                <w:webHidden/>
              </w:rPr>
              <w:fldChar w:fldCharType="begin"/>
            </w:r>
            <w:r w:rsidR="004D4BE0">
              <w:rPr>
                <w:noProof/>
                <w:webHidden/>
              </w:rPr>
              <w:instrText xml:space="preserve"> PAGEREF _Toc71816804 \h </w:instrText>
            </w:r>
            <w:r w:rsidR="004D4BE0">
              <w:rPr>
                <w:noProof/>
                <w:webHidden/>
              </w:rPr>
            </w:r>
            <w:r w:rsidR="004D4BE0">
              <w:rPr>
                <w:noProof/>
                <w:webHidden/>
              </w:rPr>
              <w:fldChar w:fldCharType="separate"/>
            </w:r>
            <w:r w:rsidR="004D4BE0">
              <w:rPr>
                <w:noProof/>
                <w:webHidden/>
              </w:rPr>
              <w:t>5</w:t>
            </w:r>
            <w:r w:rsidR="004D4BE0">
              <w:rPr>
                <w:noProof/>
                <w:webHidden/>
              </w:rPr>
              <w:fldChar w:fldCharType="end"/>
            </w:r>
          </w:hyperlink>
        </w:p>
        <w:p w14:paraId="0DD8DC8D" w14:textId="2CE709B8" w:rsidR="004D4BE0" w:rsidRDefault="00185D75" w:rsidP="00F821D7">
          <w:pPr>
            <w:pStyle w:val="TOC2"/>
            <w:tabs>
              <w:tab w:val="left" w:pos="880"/>
              <w:tab w:val="right" w:leader="dot" w:pos="9350"/>
            </w:tabs>
            <w:spacing w:line="276" w:lineRule="auto"/>
            <w:rPr>
              <w:noProof/>
            </w:rPr>
          </w:pPr>
          <w:hyperlink w:anchor="_Toc71816805" w:history="1">
            <w:r w:rsidR="004D4BE0" w:rsidRPr="00CB0D5D">
              <w:rPr>
                <w:rStyle w:val="Hyperlink"/>
                <w:b/>
                <w:bCs/>
                <w:noProof/>
                <w:lang w:val="vi-VN"/>
              </w:rPr>
              <w:t>1.6.</w:t>
            </w:r>
            <w:r w:rsidR="004D4BE0">
              <w:rPr>
                <w:noProof/>
              </w:rPr>
              <w:tab/>
            </w:r>
            <w:r w:rsidR="004D4BE0" w:rsidRPr="00CB0D5D">
              <w:rPr>
                <w:rStyle w:val="Hyperlink"/>
                <w:b/>
                <w:bCs/>
                <w:noProof/>
                <w:lang w:val="vi-VN"/>
              </w:rPr>
              <w:t>Kế hoạch thực hiện</w:t>
            </w:r>
            <w:r w:rsidR="004D4BE0">
              <w:rPr>
                <w:noProof/>
                <w:webHidden/>
              </w:rPr>
              <w:tab/>
            </w:r>
            <w:r w:rsidR="004D4BE0">
              <w:rPr>
                <w:noProof/>
                <w:webHidden/>
              </w:rPr>
              <w:fldChar w:fldCharType="begin"/>
            </w:r>
            <w:r w:rsidR="004D4BE0">
              <w:rPr>
                <w:noProof/>
                <w:webHidden/>
              </w:rPr>
              <w:instrText xml:space="preserve"> PAGEREF _Toc71816805 \h </w:instrText>
            </w:r>
            <w:r w:rsidR="004D4BE0">
              <w:rPr>
                <w:noProof/>
                <w:webHidden/>
              </w:rPr>
            </w:r>
            <w:r w:rsidR="004D4BE0">
              <w:rPr>
                <w:noProof/>
                <w:webHidden/>
              </w:rPr>
              <w:fldChar w:fldCharType="separate"/>
            </w:r>
            <w:r w:rsidR="004D4BE0">
              <w:rPr>
                <w:noProof/>
                <w:webHidden/>
              </w:rPr>
              <w:t>6</w:t>
            </w:r>
            <w:r w:rsidR="004D4BE0">
              <w:rPr>
                <w:noProof/>
                <w:webHidden/>
              </w:rPr>
              <w:fldChar w:fldCharType="end"/>
            </w:r>
          </w:hyperlink>
        </w:p>
        <w:p w14:paraId="5391CAAA" w14:textId="1CBAA5BE" w:rsidR="004D4BE0" w:rsidRDefault="00185D75" w:rsidP="00F821D7">
          <w:pPr>
            <w:pStyle w:val="TOC1"/>
            <w:tabs>
              <w:tab w:val="left" w:pos="440"/>
              <w:tab w:val="right" w:leader="dot" w:pos="9350"/>
            </w:tabs>
            <w:spacing w:line="276" w:lineRule="auto"/>
            <w:rPr>
              <w:noProof/>
            </w:rPr>
          </w:pPr>
          <w:hyperlink w:anchor="_Toc71816806" w:history="1">
            <w:r w:rsidR="004D4BE0" w:rsidRPr="00CB0D5D">
              <w:rPr>
                <w:rStyle w:val="Hyperlink"/>
                <w:b/>
                <w:bCs/>
                <w:noProof/>
                <w:lang w:val="vi-VN"/>
              </w:rPr>
              <w:t>2.</w:t>
            </w:r>
            <w:r w:rsidR="004D4BE0">
              <w:rPr>
                <w:noProof/>
              </w:rPr>
              <w:tab/>
            </w:r>
            <w:r w:rsidR="004D4BE0" w:rsidRPr="00CB0D5D">
              <w:rPr>
                <w:rStyle w:val="Hyperlink"/>
                <w:b/>
                <w:bCs/>
                <w:noProof/>
                <w:lang w:val="vi-VN"/>
              </w:rPr>
              <w:t>Kết quả thí điểm</w:t>
            </w:r>
            <w:r w:rsidR="004D4BE0">
              <w:rPr>
                <w:noProof/>
                <w:webHidden/>
              </w:rPr>
              <w:tab/>
            </w:r>
            <w:r w:rsidR="004D4BE0">
              <w:rPr>
                <w:noProof/>
                <w:webHidden/>
              </w:rPr>
              <w:fldChar w:fldCharType="begin"/>
            </w:r>
            <w:r w:rsidR="004D4BE0">
              <w:rPr>
                <w:noProof/>
                <w:webHidden/>
              </w:rPr>
              <w:instrText xml:space="preserve"> PAGEREF _Toc71816806 \h </w:instrText>
            </w:r>
            <w:r w:rsidR="004D4BE0">
              <w:rPr>
                <w:noProof/>
                <w:webHidden/>
              </w:rPr>
            </w:r>
            <w:r w:rsidR="004D4BE0">
              <w:rPr>
                <w:noProof/>
                <w:webHidden/>
              </w:rPr>
              <w:fldChar w:fldCharType="separate"/>
            </w:r>
            <w:r w:rsidR="004D4BE0">
              <w:rPr>
                <w:noProof/>
                <w:webHidden/>
              </w:rPr>
              <w:t>6</w:t>
            </w:r>
            <w:r w:rsidR="004D4BE0">
              <w:rPr>
                <w:noProof/>
                <w:webHidden/>
              </w:rPr>
              <w:fldChar w:fldCharType="end"/>
            </w:r>
          </w:hyperlink>
        </w:p>
        <w:p w14:paraId="1B18B380" w14:textId="701D6A0E" w:rsidR="004D4BE0" w:rsidRDefault="00185D75" w:rsidP="00F821D7">
          <w:pPr>
            <w:pStyle w:val="TOC2"/>
            <w:tabs>
              <w:tab w:val="left" w:pos="880"/>
              <w:tab w:val="right" w:leader="dot" w:pos="9350"/>
            </w:tabs>
            <w:spacing w:line="276" w:lineRule="auto"/>
            <w:rPr>
              <w:noProof/>
            </w:rPr>
          </w:pPr>
          <w:hyperlink w:anchor="_Toc71816807" w:history="1">
            <w:r w:rsidR="004D4BE0" w:rsidRPr="00CB0D5D">
              <w:rPr>
                <w:rStyle w:val="Hyperlink"/>
                <w:b/>
                <w:bCs/>
                <w:noProof/>
                <w:lang w:val="vi-VN"/>
              </w:rPr>
              <w:t>2.1.</w:t>
            </w:r>
            <w:r w:rsidR="004D4BE0">
              <w:rPr>
                <w:noProof/>
              </w:rPr>
              <w:tab/>
            </w:r>
            <w:r w:rsidR="004D4BE0" w:rsidRPr="00CB0D5D">
              <w:rPr>
                <w:rStyle w:val="Hyperlink"/>
                <w:b/>
                <w:bCs/>
                <w:noProof/>
                <w:lang w:val="vi-VN"/>
              </w:rPr>
              <w:t>Dữ liệu sử dụng</w:t>
            </w:r>
            <w:r w:rsidR="004D4BE0">
              <w:rPr>
                <w:noProof/>
                <w:webHidden/>
              </w:rPr>
              <w:tab/>
            </w:r>
            <w:r w:rsidR="004D4BE0">
              <w:rPr>
                <w:noProof/>
                <w:webHidden/>
              </w:rPr>
              <w:fldChar w:fldCharType="begin"/>
            </w:r>
            <w:r w:rsidR="004D4BE0">
              <w:rPr>
                <w:noProof/>
                <w:webHidden/>
              </w:rPr>
              <w:instrText xml:space="preserve"> PAGEREF _Toc71816807 \h </w:instrText>
            </w:r>
            <w:r w:rsidR="004D4BE0">
              <w:rPr>
                <w:noProof/>
                <w:webHidden/>
              </w:rPr>
            </w:r>
            <w:r w:rsidR="004D4BE0">
              <w:rPr>
                <w:noProof/>
                <w:webHidden/>
              </w:rPr>
              <w:fldChar w:fldCharType="separate"/>
            </w:r>
            <w:r w:rsidR="004D4BE0">
              <w:rPr>
                <w:noProof/>
                <w:webHidden/>
              </w:rPr>
              <w:t>7</w:t>
            </w:r>
            <w:r w:rsidR="004D4BE0">
              <w:rPr>
                <w:noProof/>
                <w:webHidden/>
              </w:rPr>
              <w:fldChar w:fldCharType="end"/>
            </w:r>
          </w:hyperlink>
        </w:p>
        <w:p w14:paraId="1DAB03E1" w14:textId="37667B86" w:rsidR="004D4BE0" w:rsidRDefault="00185D75" w:rsidP="00F821D7">
          <w:pPr>
            <w:pStyle w:val="TOC2"/>
            <w:tabs>
              <w:tab w:val="left" w:pos="880"/>
              <w:tab w:val="right" w:leader="dot" w:pos="9350"/>
            </w:tabs>
            <w:spacing w:line="276" w:lineRule="auto"/>
            <w:rPr>
              <w:noProof/>
            </w:rPr>
          </w:pPr>
          <w:hyperlink w:anchor="_Toc71816808" w:history="1">
            <w:r w:rsidR="004D4BE0" w:rsidRPr="00CB0D5D">
              <w:rPr>
                <w:rStyle w:val="Hyperlink"/>
                <w:b/>
                <w:bCs/>
                <w:noProof/>
                <w:lang w:val="vi-VN"/>
              </w:rPr>
              <w:t>2.2.</w:t>
            </w:r>
            <w:r w:rsidR="004D4BE0">
              <w:rPr>
                <w:noProof/>
              </w:rPr>
              <w:tab/>
            </w:r>
            <w:r w:rsidR="004D4BE0" w:rsidRPr="00CB0D5D">
              <w:rPr>
                <w:rStyle w:val="Hyperlink"/>
                <w:b/>
                <w:bCs/>
                <w:noProof/>
                <w:lang w:val="vi-VN"/>
              </w:rPr>
              <w:t>Kết quả rà soát webshell</w:t>
            </w:r>
            <w:r w:rsidR="004D4BE0">
              <w:rPr>
                <w:noProof/>
                <w:webHidden/>
              </w:rPr>
              <w:tab/>
            </w:r>
            <w:r w:rsidR="004D4BE0">
              <w:rPr>
                <w:noProof/>
                <w:webHidden/>
              </w:rPr>
              <w:fldChar w:fldCharType="begin"/>
            </w:r>
            <w:r w:rsidR="004D4BE0">
              <w:rPr>
                <w:noProof/>
                <w:webHidden/>
              </w:rPr>
              <w:instrText xml:space="preserve"> PAGEREF _Toc71816808 \h </w:instrText>
            </w:r>
            <w:r w:rsidR="004D4BE0">
              <w:rPr>
                <w:noProof/>
                <w:webHidden/>
              </w:rPr>
            </w:r>
            <w:r w:rsidR="004D4BE0">
              <w:rPr>
                <w:noProof/>
                <w:webHidden/>
              </w:rPr>
              <w:fldChar w:fldCharType="separate"/>
            </w:r>
            <w:r w:rsidR="004D4BE0">
              <w:rPr>
                <w:noProof/>
                <w:webHidden/>
              </w:rPr>
              <w:t>7</w:t>
            </w:r>
            <w:r w:rsidR="004D4BE0">
              <w:rPr>
                <w:noProof/>
                <w:webHidden/>
              </w:rPr>
              <w:fldChar w:fldCharType="end"/>
            </w:r>
          </w:hyperlink>
        </w:p>
        <w:p w14:paraId="44C08210" w14:textId="74BE2D2D" w:rsidR="004D4BE0" w:rsidRDefault="00185D75" w:rsidP="00F821D7">
          <w:pPr>
            <w:pStyle w:val="TOC1"/>
            <w:tabs>
              <w:tab w:val="left" w:pos="440"/>
              <w:tab w:val="right" w:leader="dot" w:pos="9350"/>
            </w:tabs>
            <w:spacing w:line="276" w:lineRule="auto"/>
            <w:rPr>
              <w:noProof/>
            </w:rPr>
          </w:pPr>
          <w:hyperlink w:anchor="_Toc71816809" w:history="1">
            <w:r w:rsidR="004D4BE0" w:rsidRPr="00CB0D5D">
              <w:rPr>
                <w:rStyle w:val="Hyperlink"/>
                <w:b/>
                <w:bCs/>
                <w:noProof/>
                <w:lang w:val="vi-VN"/>
              </w:rPr>
              <w:t>3.</w:t>
            </w:r>
            <w:r w:rsidR="004D4BE0">
              <w:rPr>
                <w:noProof/>
              </w:rPr>
              <w:tab/>
            </w:r>
            <w:r w:rsidR="004D4BE0" w:rsidRPr="00CB0D5D">
              <w:rPr>
                <w:rStyle w:val="Hyperlink"/>
                <w:b/>
                <w:bCs/>
                <w:noProof/>
                <w:lang w:val="vi-VN"/>
              </w:rPr>
              <w:t>Hướng phát triển và kết luận</w:t>
            </w:r>
            <w:r w:rsidR="004D4BE0">
              <w:rPr>
                <w:noProof/>
                <w:webHidden/>
              </w:rPr>
              <w:tab/>
            </w:r>
            <w:r w:rsidR="004D4BE0">
              <w:rPr>
                <w:noProof/>
                <w:webHidden/>
              </w:rPr>
              <w:fldChar w:fldCharType="begin"/>
            </w:r>
            <w:r w:rsidR="004D4BE0">
              <w:rPr>
                <w:noProof/>
                <w:webHidden/>
              </w:rPr>
              <w:instrText xml:space="preserve"> PAGEREF _Toc71816809 \h </w:instrText>
            </w:r>
            <w:r w:rsidR="004D4BE0">
              <w:rPr>
                <w:noProof/>
                <w:webHidden/>
              </w:rPr>
            </w:r>
            <w:r w:rsidR="004D4BE0">
              <w:rPr>
                <w:noProof/>
                <w:webHidden/>
              </w:rPr>
              <w:fldChar w:fldCharType="separate"/>
            </w:r>
            <w:r w:rsidR="004D4BE0">
              <w:rPr>
                <w:noProof/>
                <w:webHidden/>
              </w:rPr>
              <w:t>12</w:t>
            </w:r>
            <w:r w:rsidR="004D4BE0">
              <w:rPr>
                <w:noProof/>
                <w:webHidden/>
              </w:rPr>
              <w:fldChar w:fldCharType="end"/>
            </w:r>
          </w:hyperlink>
        </w:p>
        <w:p w14:paraId="284A89EA" w14:textId="545B1683" w:rsidR="004D4BE0" w:rsidRDefault="00185D75" w:rsidP="00F821D7">
          <w:pPr>
            <w:pStyle w:val="TOC2"/>
            <w:tabs>
              <w:tab w:val="left" w:pos="880"/>
              <w:tab w:val="right" w:leader="dot" w:pos="9350"/>
            </w:tabs>
            <w:spacing w:line="276" w:lineRule="auto"/>
            <w:rPr>
              <w:noProof/>
            </w:rPr>
          </w:pPr>
          <w:hyperlink w:anchor="_Toc71816810" w:history="1">
            <w:r w:rsidR="004D4BE0" w:rsidRPr="00CB0D5D">
              <w:rPr>
                <w:rStyle w:val="Hyperlink"/>
                <w:b/>
                <w:bCs/>
                <w:noProof/>
                <w:lang w:val="vi-VN"/>
              </w:rPr>
              <w:t>3.1.</w:t>
            </w:r>
            <w:r w:rsidR="004D4BE0">
              <w:rPr>
                <w:noProof/>
              </w:rPr>
              <w:tab/>
            </w:r>
            <w:r w:rsidR="004D4BE0" w:rsidRPr="00CB0D5D">
              <w:rPr>
                <w:rStyle w:val="Hyperlink"/>
                <w:b/>
                <w:bCs/>
                <w:noProof/>
                <w:lang w:val="vi-VN"/>
              </w:rPr>
              <w:t>Hướng phát triển</w:t>
            </w:r>
            <w:r w:rsidR="004D4BE0">
              <w:rPr>
                <w:noProof/>
                <w:webHidden/>
              </w:rPr>
              <w:tab/>
            </w:r>
            <w:r w:rsidR="004D4BE0">
              <w:rPr>
                <w:noProof/>
                <w:webHidden/>
              </w:rPr>
              <w:fldChar w:fldCharType="begin"/>
            </w:r>
            <w:r w:rsidR="004D4BE0">
              <w:rPr>
                <w:noProof/>
                <w:webHidden/>
              </w:rPr>
              <w:instrText xml:space="preserve"> PAGEREF _Toc71816810 \h </w:instrText>
            </w:r>
            <w:r w:rsidR="004D4BE0">
              <w:rPr>
                <w:noProof/>
                <w:webHidden/>
              </w:rPr>
            </w:r>
            <w:r w:rsidR="004D4BE0">
              <w:rPr>
                <w:noProof/>
                <w:webHidden/>
              </w:rPr>
              <w:fldChar w:fldCharType="separate"/>
            </w:r>
            <w:r w:rsidR="004D4BE0">
              <w:rPr>
                <w:noProof/>
                <w:webHidden/>
              </w:rPr>
              <w:t>12</w:t>
            </w:r>
            <w:r w:rsidR="004D4BE0">
              <w:rPr>
                <w:noProof/>
                <w:webHidden/>
              </w:rPr>
              <w:fldChar w:fldCharType="end"/>
            </w:r>
          </w:hyperlink>
        </w:p>
        <w:p w14:paraId="4E999147" w14:textId="25E9929B" w:rsidR="004D4BE0" w:rsidRDefault="00185D75" w:rsidP="00F821D7">
          <w:pPr>
            <w:pStyle w:val="TOC2"/>
            <w:tabs>
              <w:tab w:val="left" w:pos="880"/>
              <w:tab w:val="right" w:leader="dot" w:pos="9350"/>
            </w:tabs>
            <w:spacing w:line="276" w:lineRule="auto"/>
            <w:rPr>
              <w:noProof/>
            </w:rPr>
          </w:pPr>
          <w:hyperlink w:anchor="_Toc71816811" w:history="1">
            <w:r w:rsidR="004D4BE0" w:rsidRPr="00CB0D5D">
              <w:rPr>
                <w:rStyle w:val="Hyperlink"/>
                <w:b/>
                <w:bCs/>
                <w:noProof/>
                <w:lang w:val="vi-VN"/>
              </w:rPr>
              <w:t>3.2.</w:t>
            </w:r>
            <w:r w:rsidR="004D4BE0">
              <w:rPr>
                <w:noProof/>
              </w:rPr>
              <w:tab/>
            </w:r>
            <w:r w:rsidR="004D4BE0" w:rsidRPr="00CB0D5D">
              <w:rPr>
                <w:rStyle w:val="Hyperlink"/>
                <w:b/>
                <w:bCs/>
                <w:noProof/>
                <w:lang w:val="vi-VN"/>
              </w:rPr>
              <w:t>Kết luận</w:t>
            </w:r>
            <w:r w:rsidR="004D4BE0">
              <w:rPr>
                <w:noProof/>
                <w:webHidden/>
              </w:rPr>
              <w:tab/>
            </w:r>
            <w:r w:rsidR="004D4BE0">
              <w:rPr>
                <w:noProof/>
                <w:webHidden/>
              </w:rPr>
              <w:fldChar w:fldCharType="begin"/>
            </w:r>
            <w:r w:rsidR="004D4BE0">
              <w:rPr>
                <w:noProof/>
                <w:webHidden/>
              </w:rPr>
              <w:instrText xml:space="preserve"> PAGEREF _Toc71816811 \h </w:instrText>
            </w:r>
            <w:r w:rsidR="004D4BE0">
              <w:rPr>
                <w:noProof/>
                <w:webHidden/>
              </w:rPr>
            </w:r>
            <w:r w:rsidR="004D4BE0">
              <w:rPr>
                <w:noProof/>
                <w:webHidden/>
              </w:rPr>
              <w:fldChar w:fldCharType="separate"/>
            </w:r>
            <w:r w:rsidR="004D4BE0">
              <w:rPr>
                <w:noProof/>
                <w:webHidden/>
              </w:rPr>
              <w:t>12</w:t>
            </w:r>
            <w:r w:rsidR="004D4BE0">
              <w:rPr>
                <w:noProof/>
                <w:webHidden/>
              </w:rPr>
              <w:fldChar w:fldCharType="end"/>
            </w:r>
          </w:hyperlink>
        </w:p>
        <w:p w14:paraId="4415C791" w14:textId="0CAA0533" w:rsidR="004D4BE0" w:rsidRDefault="004D4BE0" w:rsidP="00F821D7">
          <w:pPr>
            <w:spacing w:line="276" w:lineRule="auto"/>
          </w:pPr>
          <w:r>
            <w:rPr>
              <w:b/>
              <w:bCs/>
              <w:noProof/>
            </w:rPr>
            <w:fldChar w:fldCharType="end"/>
          </w:r>
        </w:p>
      </w:sdtContent>
    </w:sdt>
    <w:p w14:paraId="66B969E8" w14:textId="460647AB" w:rsidR="00571F75" w:rsidRPr="004D4BE0" w:rsidRDefault="00571F75" w:rsidP="00F821D7">
      <w:pPr>
        <w:spacing w:line="276" w:lineRule="auto"/>
        <w:rPr>
          <w:b/>
          <w:bCs/>
          <w:sz w:val="40"/>
          <w:szCs w:val="40"/>
          <w:lang w:val="vi-VN"/>
        </w:rPr>
      </w:pPr>
    </w:p>
    <w:p w14:paraId="13D8D667" w14:textId="10EF993E" w:rsidR="00D603C2" w:rsidRDefault="00D603C2" w:rsidP="00F821D7">
      <w:pPr>
        <w:spacing w:line="276" w:lineRule="auto"/>
        <w:jc w:val="left"/>
      </w:pPr>
      <w:r>
        <w:br w:type="page"/>
      </w:r>
    </w:p>
    <w:p w14:paraId="52D6AC82" w14:textId="2514D6DE" w:rsidR="00D603C2" w:rsidRPr="00D603C2" w:rsidRDefault="00D603C2" w:rsidP="00F821D7">
      <w:pPr>
        <w:pStyle w:val="ListParagraph"/>
        <w:numPr>
          <w:ilvl w:val="0"/>
          <w:numId w:val="1"/>
        </w:numPr>
        <w:spacing w:line="276" w:lineRule="auto"/>
        <w:outlineLvl w:val="0"/>
        <w:rPr>
          <w:b/>
          <w:bCs/>
          <w:lang w:val="vi-VN"/>
        </w:rPr>
      </w:pPr>
      <w:bookmarkStart w:id="0" w:name="_Toc71816799"/>
      <w:r w:rsidRPr="00D603C2">
        <w:rPr>
          <w:b/>
          <w:bCs/>
          <w:lang w:val="vi-VN"/>
        </w:rPr>
        <w:lastRenderedPageBreak/>
        <w:t>Giới thiệu giải pháp</w:t>
      </w:r>
      <w:bookmarkEnd w:id="0"/>
    </w:p>
    <w:p w14:paraId="2B83C051" w14:textId="09D0E25B" w:rsidR="00D603C2" w:rsidRPr="00D603C2" w:rsidRDefault="00D603C2" w:rsidP="00F821D7">
      <w:pPr>
        <w:pStyle w:val="ListParagraph"/>
        <w:numPr>
          <w:ilvl w:val="1"/>
          <w:numId w:val="1"/>
        </w:numPr>
        <w:spacing w:line="276" w:lineRule="auto"/>
        <w:outlineLvl w:val="1"/>
        <w:rPr>
          <w:b/>
          <w:bCs/>
          <w:lang w:val="vi-VN"/>
        </w:rPr>
      </w:pPr>
      <w:bookmarkStart w:id="1" w:name="_Toc71816800"/>
      <w:r w:rsidRPr="00D603C2">
        <w:rPr>
          <w:b/>
          <w:bCs/>
          <w:lang w:val="vi-VN"/>
        </w:rPr>
        <w:t>Mục tiêu</w:t>
      </w:r>
      <w:bookmarkEnd w:id="1"/>
    </w:p>
    <w:p w14:paraId="681EF1D9" w14:textId="77777777" w:rsidR="00D603C2" w:rsidRPr="00D603C2" w:rsidRDefault="00D603C2" w:rsidP="00F821D7">
      <w:pPr>
        <w:spacing w:line="276" w:lineRule="auto"/>
        <w:rPr>
          <w:lang w:val="vi-VN"/>
        </w:rPr>
      </w:pPr>
      <w:r w:rsidRPr="00D603C2">
        <w:rPr>
          <w:lang w:val="vi-VN"/>
        </w:rPr>
        <w:t>Webshell là một tập lệnh có thể được tải lên máy chủ web để cho phép quản trị máy từ xa. Webshell có thể được viết bởi bất kì ngôn ngữ nào mà máy chủ web hỗ trợ, phổ biến nhất là PHP, ASP. Perl, Ruby và Python. Ngoài ra, webshell có thể được thực thi hoàn toàn trong suốt ở trên cả hai nền tảng Windows và Linux. Đây là hai nền tảng phổ biến được sử dụng cho các máy chủ hiện nay, cũng như các máy chủ của tập đoàn Vingroup.</w:t>
      </w:r>
    </w:p>
    <w:p w14:paraId="0630FEA2" w14:textId="77777777" w:rsidR="00D603C2" w:rsidRPr="00D603C2" w:rsidRDefault="00D603C2" w:rsidP="00F821D7">
      <w:pPr>
        <w:spacing w:line="276" w:lineRule="auto"/>
        <w:rPr>
          <w:lang w:val="vi-VN"/>
        </w:rPr>
      </w:pPr>
      <w:r w:rsidRPr="00D603C2">
        <w:rPr>
          <w:lang w:val="vi-VN"/>
        </w:rPr>
        <w:t>Sau khi webshell được tải lên thành công, kẻ tấn công có thể sử dụng webshell để tận dụng các kỹ thuật khai thác khác nhằm nâng cao đặc quyền và ra lệnh từ xa. Các lệnh này có thể bao gồm khả năng thêm, xóa, thực thi các tệp, cũng như khả năng chạy các lệnh shell, các tệp thực thi khác hoặc các tập lệnh. Từ đây, kẻ tấn công có thể đánh cắp các dữ liệu nhạy cảm trên máy chủ, duy trì kết nối command-and-control và tải thêm các malware, virus độc hại cho mục đích khác.</w:t>
      </w:r>
    </w:p>
    <w:p w14:paraId="2D88655F" w14:textId="20A53670" w:rsidR="00D603C2" w:rsidRPr="00D603C2" w:rsidRDefault="00D603C2" w:rsidP="00F821D7">
      <w:pPr>
        <w:spacing w:line="276" w:lineRule="auto"/>
        <w:rPr>
          <w:lang w:val="vi-VN"/>
        </w:rPr>
      </w:pPr>
      <w:r w:rsidRPr="00D603C2">
        <w:rPr>
          <w:lang w:val="vi-VN"/>
        </w:rPr>
        <w:t>Với mục tiêu chủ động săn tìm phát hiện sớm dấu hiệu, chỉ dấu tấn công tồn tại trên hệ thống CNTT của tập đoàn Vingroup, Nhóm Giám sát và Điều tra phòng An ninh bảo mật công ty VINITIS đã tiến hành tìm hiểu và nghiên cứu các kỹ thuật phát hiện webshell hiện nay, từ đó đưa ra giải pháp phát hiện các file webshell nói trên. Giải pháp sẽ sử dụng một chương trình được xây dựng dựa trên ngôn ngữ Python, thực hiện rà quét các file trên web server. Sau đó kết quả rà quét file, bao gồm thông tin về các file nghi ngờ là webshell sẽ tự động được chuyển về kho lưu trữ tập trung, và tiến hành phân tích thông qua hệ thống quản lý và phân tích dữ liệu. Yêu cầu giải pháp là phải thu thập đầy đủ thông tin, có khả năng triển khai từ xa, tự động, ảnh hưởng thấp đến hiệu năng máy tính và trong suốt với người dùng, có khả năng phân tích dữ liệu lớn với tốc độ nhanh, chính xác và có thể tái sử dụng được nhiều lần.</w:t>
      </w:r>
    </w:p>
    <w:p w14:paraId="463B2AEA" w14:textId="2CDF763A" w:rsidR="00D603C2" w:rsidRPr="00F323B3" w:rsidRDefault="00D603C2" w:rsidP="00F821D7">
      <w:pPr>
        <w:pStyle w:val="ListParagraph"/>
        <w:numPr>
          <w:ilvl w:val="1"/>
          <w:numId w:val="1"/>
        </w:numPr>
        <w:spacing w:line="276" w:lineRule="auto"/>
        <w:outlineLvl w:val="1"/>
        <w:rPr>
          <w:b/>
          <w:bCs/>
          <w:lang w:val="vi-VN"/>
        </w:rPr>
      </w:pPr>
      <w:bookmarkStart w:id="2" w:name="_Toc71816801"/>
      <w:r w:rsidRPr="00F323B3">
        <w:rPr>
          <w:b/>
          <w:bCs/>
          <w:lang w:val="vi-VN"/>
        </w:rPr>
        <w:t>Phạm vi triển khai</w:t>
      </w:r>
      <w:bookmarkEnd w:id="2"/>
    </w:p>
    <w:p w14:paraId="13C74CF7" w14:textId="05877722" w:rsidR="00D603C2" w:rsidRPr="00D603C2" w:rsidRDefault="00D603C2" w:rsidP="00F821D7">
      <w:pPr>
        <w:spacing w:line="276" w:lineRule="auto"/>
        <w:rPr>
          <w:lang w:val="vi-VN"/>
        </w:rPr>
      </w:pPr>
      <w:r w:rsidRPr="00D603C2">
        <w:rPr>
          <w:lang w:val="vi-VN"/>
        </w:rPr>
        <w:t xml:space="preserve">Với giai đoạn thử nghiệm giải pháp, thực hiện triển khai trên các máy tính </w:t>
      </w:r>
      <w:r>
        <w:rPr>
          <w:lang w:val="vi-VN"/>
        </w:rPr>
        <w:t xml:space="preserve">phát triển giải pháp </w:t>
      </w:r>
      <w:r w:rsidRPr="00D603C2">
        <w:rPr>
          <w:lang w:val="vi-VN"/>
        </w:rPr>
        <w:t>thuộc phòng An ninh bảo mật – Công ty VinITIS</w:t>
      </w:r>
      <w:r>
        <w:rPr>
          <w:lang w:val="vi-VN"/>
        </w:rPr>
        <w:t>.</w:t>
      </w:r>
    </w:p>
    <w:p w14:paraId="051FFD28" w14:textId="38F20435" w:rsidR="00D603C2" w:rsidRPr="00F323B3" w:rsidRDefault="00D603C2" w:rsidP="00F821D7">
      <w:pPr>
        <w:pStyle w:val="ListParagraph"/>
        <w:numPr>
          <w:ilvl w:val="1"/>
          <w:numId w:val="1"/>
        </w:numPr>
        <w:spacing w:line="276" w:lineRule="auto"/>
        <w:outlineLvl w:val="1"/>
        <w:rPr>
          <w:b/>
          <w:bCs/>
          <w:lang w:val="vi-VN"/>
        </w:rPr>
      </w:pPr>
      <w:bookmarkStart w:id="3" w:name="_Toc71816802"/>
      <w:r w:rsidRPr="00F323B3">
        <w:rPr>
          <w:b/>
          <w:bCs/>
          <w:lang w:val="vi-VN"/>
        </w:rPr>
        <w:t>Mô hình triển khai</w:t>
      </w:r>
      <w:bookmarkEnd w:id="3"/>
    </w:p>
    <w:p w14:paraId="37982937" w14:textId="0A4E6C20" w:rsidR="00D603C2" w:rsidRDefault="00D603C2" w:rsidP="00F821D7">
      <w:pPr>
        <w:spacing w:line="276" w:lineRule="auto"/>
        <w:rPr>
          <w:lang w:val="vi-VN"/>
        </w:rPr>
      </w:pPr>
      <w:r w:rsidRPr="00D603C2">
        <w:rPr>
          <w:lang w:val="vi-VN"/>
        </w:rPr>
        <w:t>Mô hình triển khai giải pháp rà quét webshell như sau:</w:t>
      </w:r>
    </w:p>
    <w:p w14:paraId="75DB1CAA" w14:textId="77777777" w:rsidR="00D603C2" w:rsidRDefault="00D603C2" w:rsidP="00F821D7">
      <w:pPr>
        <w:keepNext/>
        <w:spacing w:line="276" w:lineRule="auto"/>
        <w:jc w:val="center"/>
      </w:pPr>
      <w:r>
        <w:rPr>
          <w:noProof/>
        </w:rPr>
        <w:lastRenderedPageBreak/>
        <w:drawing>
          <wp:inline distT="0" distB="0" distL="0" distR="0" wp14:anchorId="4B73D92D" wp14:editId="6E50FA20">
            <wp:extent cx="5492750" cy="40849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2750" cy="4084955"/>
                    </a:xfrm>
                    <a:prstGeom prst="rect">
                      <a:avLst/>
                    </a:prstGeom>
                    <a:noFill/>
                  </pic:spPr>
                </pic:pic>
              </a:graphicData>
            </a:graphic>
          </wp:inline>
        </w:drawing>
      </w:r>
    </w:p>
    <w:p w14:paraId="7D96AEF5" w14:textId="68D120CE" w:rsidR="00D603C2" w:rsidRDefault="00D603C2" w:rsidP="00F821D7">
      <w:pPr>
        <w:pStyle w:val="Caption"/>
        <w:spacing w:line="276" w:lineRule="auto"/>
        <w:rPr>
          <w:lang w:val="vi-VN"/>
        </w:rPr>
      </w:pPr>
      <w:r>
        <w:t xml:space="preserve">Hình </w:t>
      </w:r>
      <w:r w:rsidR="00185D75">
        <w:fldChar w:fldCharType="begin"/>
      </w:r>
      <w:r w:rsidR="00185D75">
        <w:instrText xml:space="preserve"> SEQ Hình \* ARABIC </w:instrText>
      </w:r>
      <w:r w:rsidR="00185D75">
        <w:fldChar w:fldCharType="separate"/>
      </w:r>
      <w:r w:rsidR="00B10747">
        <w:rPr>
          <w:noProof/>
        </w:rPr>
        <w:t>1</w:t>
      </w:r>
      <w:r w:rsidR="00185D75">
        <w:rPr>
          <w:noProof/>
        </w:rPr>
        <w:fldChar w:fldCharType="end"/>
      </w:r>
      <w:r>
        <w:rPr>
          <w:lang w:val="vi-VN"/>
        </w:rPr>
        <w:t xml:space="preserve">: </w:t>
      </w:r>
      <w:r w:rsidRPr="00D603C2">
        <w:rPr>
          <w:lang w:val="vi-VN"/>
        </w:rPr>
        <w:t>Mô hình triển khai hệ thống rà quét webshell</w:t>
      </w:r>
      <w:r>
        <w:rPr>
          <w:lang w:val="vi-VN"/>
        </w:rPr>
        <w:t>.</w:t>
      </w:r>
    </w:p>
    <w:p w14:paraId="57AADFDC" w14:textId="77777777" w:rsidR="00D603C2" w:rsidRPr="00D603C2" w:rsidRDefault="00D603C2" w:rsidP="00F821D7">
      <w:pPr>
        <w:spacing w:line="276" w:lineRule="auto"/>
        <w:rPr>
          <w:lang w:val="vi-VN"/>
        </w:rPr>
      </w:pPr>
      <w:r w:rsidRPr="00D603C2">
        <w:rPr>
          <w:b/>
          <w:bCs/>
          <w:lang w:val="vi-VN"/>
        </w:rPr>
        <w:t>+ Máy chủ lưu trữ bộ luật (rule):</w:t>
      </w:r>
      <w:r w:rsidRPr="00D603C2">
        <w:rPr>
          <w:lang w:val="vi-VN"/>
        </w:rPr>
        <w:t xml:space="preserve"> Máy chủ lưu trữ thông tin về các file đã có kết quả scan (thuộc blacklist hoặc whitelist) nhằm tiết kiệm thời gian rà soát cũng như nâng cao độ chính xác phát hiện. File cơ sở dữ liệu được chương trình đọc thông qua giao thức HTTP (port 80).</w:t>
      </w:r>
    </w:p>
    <w:p w14:paraId="515AE7A4" w14:textId="74DE5A72" w:rsidR="00D603C2" w:rsidRPr="00D603C2" w:rsidRDefault="00D603C2" w:rsidP="00F821D7">
      <w:pPr>
        <w:spacing w:line="276" w:lineRule="auto"/>
        <w:rPr>
          <w:lang w:val="vi-VN"/>
        </w:rPr>
      </w:pPr>
      <w:r w:rsidRPr="00D603C2">
        <w:rPr>
          <w:b/>
          <w:bCs/>
          <w:lang w:val="vi-VN"/>
        </w:rPr>
        <w:t xml:space="preserve">+ </w:t>
      </w:r>
      <w:r>
        <w:rPr>
          <w:b/>
          <w:bCs/>
          <w:lang w:val="vi-VN"/>
        </w:rPr>
        <w:t>Máy chủ lưu trữ mã nguồn website</w:t>
      </w:r>
      <w:r w:rsidRPr="00D603C2">
        <w:rPr>
          <w:b/>
          <w:bCs/>
          <w:lang w:val="vi-VN"/>
        </w:rPr>
        <w:t>:</w:t>
      </w:r>
      <w:r w:rsidRPr="00D603C2">
        <w:rPr>
          <w:lang w:val="vi-VN"/>
        </w:rPr>
        <w:t xml:space="preserve"> </w:t>
      </w:r>
      <w:r>
        <w:rPr>
          <w:lang w:val="vi-VN"/>
        </w:rPr>
        <w:t xml:space="preserve">Các máy chủ webserver, chứa mã nguồn của website. </w:t>
      </w:r>
      <w:r w:rsidRPr="00D603C2">
        <w:rPr>
          <w:lang w:val="vi-VN"/>
        </w:rPr>
        <w:t>Các máy tính này sẽ thực thi chương trình rà quét webshell được xây dựng dựa trên Python. Chương trình hiện có thể chạy trên hệ điều hành Windows và Linux.</w:t>
      </w:r>
    </w:p>
    <w:p w14:paraId="27756DEC" w14:textId="77777777" w:rsidR="00D603C2" w:rsidRPr="00D603C2" w:rsidRDefault="00D603C2" w:rsidP="00F821D7">
      <w:pPr>
        <w:spacing w:line="276" w:lineRule="auto"/>
        <w:rPr>
          <w:lang w:val="vi-VN"/>
        </w:rPr>
      </w:pPr>
      <w:r w:rsidRPr="00D603C2">
        <w:rPr>
          <w:b/>
          <w:bCs/>
          <w:lang w:val="vi-VN"/>
        </w:rPr>
        <w:t>+ Máy chủ lưu trữ log:</w:t>
      </w:r>
      <w:r w:rsidRPr="00D603C2">
        <w:rPr>
          <w:lang w:val="vi-VN"/>
        </w:rPr>
        <w:t xml:space="preserve"> Máy chủ lưu trữ log từ các máy tính được thực hiện rà soát. Thông tin về các file mới được quét mà không có trong cơ sở dữ liệu của máy chủ lưu trữ bộ luật sẽ được gửi đến máy chủ lưu trữ log này thông qua giao thức SMB (port 445). Trên máy chủ được cài đặt phần mềm Splunk Forwarder để đẩy dữ liệu log từ các máy tính về máy chủ Splunk. Đây là thành phần trung gian, giúp lưu trữ dữ liệu thô, đã qua giai đoạn tiền xử lý để đưa vào hệ thống Splunk và tiến hành phân tích.</w:t>
      </w:r>
    </w:p>
    <w:p w14:paraId="54C3673D" w14:textId="5F06CD6D" w:rsidR="00D603C2" w:rsidRPr="00D603C2" w:rsidRDefault="00D603C2" w:rsidP="00F821D7">
      <w:pPr>
        <w:spacing w:line="276" w:lineRule="auto"/>
        <w:rPr>
          <w:lang w:val="vi-VN"/>
        </w:rPr>
      </w:pPr>
      <w:r w:rsidRPr="00D603C2">
        <w:rPr>
          <w:b/>
          <w:bCs/>
          <w:lang w:val="vi-VN"/>
        </w:rPr>
        <w:t>+ Máy chủ Phân tích:</w:t>
      </w:r>
      <w:r w:rsidRPr="00D603C2">
        <w:rPr>
          <w:lang w:val="vi-VN"/>
        </w:rPr>
        <w:t xml:space="preserve"> Được cài đặt phần mềm Splunk Enterprise. Phần mềm Splunk Enterprise sẽ là công cụ thực hiện phân tích dữ liệu. Đồng thời có thể tạo các bảng biểu, biểu mẫu báo cáo về trạng thái săn tìm, kết quả săn tìm mối đe dọa.</w:t>
      </w:r>
    </w:p>
    <w:p w14:paraId="2651F8F4" w14:textId="5E3C4075" w:rsidR="00D603C2" w:rsidRPr="00F323B3" w:rsidRDefault="00D603C2" w:rsidP="00F821D7">
      <w:pPr>
        <w:pStyle w:val="ListParagraph"/>
        <w:numPr>
          <w:ilvl w:val="1"/>
          <w:numId w:val="1"/>
        </w:numPr>
        <w:spacing w:line="276" w:lineRule="auto"/>
        <w:outlineLvl w:val="1"/>
        <w:rPr>
          <w:b/>
          <w:bCs/>
          <w:lang w:val="vi-VN"/>
        </w:rPr>
      </w:pPr>
      <w:bookmarkStart w:id="4" w:name="_Toc71816803"/>
      <w:r w:rsidRPr="00F323B3">
        <w:rPr>
          <w:b/>
          <w:bCs/>
          <w:lang w:val="vi-VN"/>
        </w:rPr>
        <w:lastRenderedPageBreak/>
        <w:t>Phương thức thực hiện</w:t>
      </w:r>
      <w:bookmarkEnd w:id="4"/>
    </w:p>
    <w:tbl>
      <w:tblPr>
        <w:tblStyle w:val="TableGrid"/>
        <w:tblW w:w="9543" w:type="dxa"/>
        <w:tblCellMar>
          <w:top w:w="43" w:type="dxa"/>
          <w:left w:w="115" w:type="dxa"/>
          <w:bottom w:w="43" w:type="dxa"/>
          <w:right w:w="115" w:type="dxa"/>
        </w:tblCellMar>
        <w:tblLook w:val="04A0" w:firstRow="1" w:lastRow="0" w:firstColumn="1" w:lastColumn="0" w:noHBand="0" w:noVBand="1"/>
      </w:tblPr>
      <w:tblGrid>
        <w:gridCol w:w="798"/>
        <w:gridCol w:w="1740"/>
        <w:gridCol w:w="5123"/>
        <w:gridCol w:w="1882"/>
      </w:tblGrid>
      <w:tr w:rsidR="00D603C2" w:rsidRPr="00EC5AC0" w14:paraId="0ED7A170" w14:textId="77777777" w:rsidTr="00527B0B">
        <w:tc>
          <w:tcPr>
            <w:tcW w:w="669" w:type="dxa"/>
            <w:vAlign w:val="center"/>
          </w:tcPr>
          <w:p w14:paraId="14DE9CD5" w14:textId="77777777" w:rsidR="00D603C2" w:rsidRPr="00EC5AC0" w:rsidRDefault="00D603C2" w:rsidP="00F821D7">
            <w:pPr>
              <w:spacing w:line="276" w:lineRule="auto"/>
              <w:jc w:val="center"/>
              <w:rPr>
                <w:b/>
                <w:lang w:val="en-GB" w:bidi="en-US"/>
              </w:rPr>
            </w:pPr>
            <w:r w:rsidRPr="00EC5AC0">
              <w:rPr>
                <w:b/>
                <w:lang w:val="en-GB" w:bidi="en-US"/>
              </w:rPr>
              <w:t>Bước</w:t>
            </w:r>
          </w:p>
        </w:tc>
        <w:tc>
          <w:tcPr>
            <w:tcW w:w="1756" w:type="dxa"/>
            <w:vAlign w:val="center"/>
          </w:tcPr>
          <w:p w14:paraId="3B335F63" w14:textId="77777777" w:rsidR="00D603C2" w:rsidRPr="00EC5AC0" w:rsidRDefault="00D603C2" w:rsidP="00F821D7">
            <w:pPr>
              <w:spacing w:line="276" w:lineRule="auto"/>
              <w:jc w:val="center"/>
              <w:rPr>
                <w:b/>
                <w:lang w:val="en-GB" w:bidi="en-US"/>
              </w:rPr>
            </w:pPr>
            <w:r w:rsidRPr="00EC5AC0">
              <w:rPr>
                <w:b/>
                <w:lang w:val="en-GB" w:bidi="en-US"/>
              </w:rPr>
              <w:t xml:space="preserve">Hành </w:t>
            </w:r>
            <w:r>
              <w:rPr>
                <w:b/>
                <w:lang w:val="en-GB" w:bidi="en-US"/>
              </w:rPr>
              <w:t>động</w:t>
            </w:r>
          </w:p>
        </w:tc>
        <w:tc>
          <w:tcPr>
            <w:tcW w:w="5220" w:type="dxa"/>
            <w:vAlign w:val="center"/>
          </w:tcPr>
          <w:p w14:paraId="3CDF21CC" w14:textId="77777777" w:rsidR="00D603C2" w:rsidRPr="00EC5AC0" w:rsidRDefault="00D603C2" w:rsidP="00F821D7">
            <w:pPr>
              <w:spacing w:line="276" w:lineRule="auto"/>
              <w:jc w:val="center"/>
              <w:rPr>
                <w:b/>
                <w:lang w:val="en-GB" w:bidi="en-US"/>
              </w:rPr>
            </w:pPr>
            <w:r w:rsidRPr="00EC5AC0">
              <w:rPr>
                <w:b/>
                <w:lang w:val="en-GB" w:bidi="en-US"/>
              </w:rPr>
              <w:t>Kết quả</w:t>
            </w:r>
          </w:p>
        </w:tc>
        <w:tc>
          <w:tcPr>
            <w:tcW w:w="1898" w:type="dxa"/>
            <w:vAlign w:val="center"/>
          </w:tcPr>
          <w:p w14:paraId="572057DD" w14:textId="77777777" w:rsidR="00D603C2" w:rsidRPr="00EC5AC0" w:rsidRDefault="00D603C2" w:rsidP="00F821D7">
            <w:pPr>
              <w:spacing w:line="276" w:lineRule="auto"/>
              <w:jc w:val="center"/>
              <w:rPr>
                <w:b/>
                <w:lang w:val="en-GB" w:bidi="en-US"/>
              </w:rPr>
            </w:pPr>
            <w:r w:rsidRPr="00EC5AC0">
              <w:rPr>
                <w:b/>
                <w:lang w:val="en-GB" w:bidi="en-US"/>
              </w:rPr>
              <w:t>Ghi chú</w:t>
            </w:r>
          </w:p>
        </w:tc>
      </w:tr>
      <w:tr w:rsidR="00D603C2" w14:paraId="10BE60FA" w14:textId="77777777" w:rsidTr="00527B0B">
        <w:tc>
          <w:tcPr>
            <w:tcW w:w="669" w:type="dxa"/>
            <w:vAlign w:val="center"/>
          </w:tcPr>
          <w:p w14:paraId="01590B9A" w14:textId="77777777" w:rsidR="00D603C2" w:rsidRDefault="00D603C2" w:rsidP="00F821D7">
            <w:pPr>
              <w:spacing w:line="276" w:lineRule="auto"/>
              <w:jc w:val="center"/>
              <w:rPr>
                <w:lang w:val="en-GB" w:bidi="en-US"/>
              </w:rPr>
            </w:pPr>
            <w:r>
              <w:rPr>
                <w:lang w:val="en-GB" w:bidi="en-US"/>
              </w:rPr>
              <w:t>1</w:t>
            </w:r>
          </w:p>
        </w:tc>
        <w:tc>
          <w:tcPr>
            <w:tcW w:w="1756" w:type="dxa"/>
            <w:vAlign w:val="center"/>
          </w:tcPr>
          <w:p w14:paraId="501EB21D" w14:textId="77777777" w:rsidR="00D603C2" w:rsidRDefault="00D603C2" w:rsidP="00F821D7">
            <w:pPr>
              <w:spacing w:line="276" w:lineRule="auto"/>
              <w:jc w:val="left"/>
              <w:rPr>
                <w:lang w:val="en-GB" w:bidi="en-US"/>
              </w:rPr>
            </w:pPr>
            <w:r>
              <w:rPr>
                <w:lang w:val="en-GB" w:bidi="en-US"/>
              </w:rPr>
              <w:t>Thực thi chương trình rà quét webshell</w:t>
            </w:r>
          </w:p>
        </w:tc>
        <w:tc>
          <w:tcPr>
            <w:tcW w:w="5220" w:type="dxa"/>
            <w:vAlign w:val="center"/>
          </w:tcPr>
          <w:p w14:paraId="44A3F1F4" w14:textId="77777777" w:rsidR="00D603C2" w:rsidRDefault="00D603C2" w:rsidP="00F821D7">
            <w:pPr>
              <w:spacing w:line="276" w:lineRule="auto"/>
              <w:jc w:val="left"/>
              <w:rPr>
                <w:lang w:val="en-GB" w:bidi="en-US"/>
              </w:rPr>
            </w:pPr>
            <w:r>
              <w:rPr>
                <w:lang w:val="en-GB" w:bidi="en-US"/>
              </w:rPr>
              <w:t>Chương trình lấy CSDL về các file đã scan tại máy chủ lưu trữ bộ luật thông qua giao thức HTTP (port 80). Nếu gặp file đã có kết quả trong CSDL, chương trình sẽ không quét lại file và trả về kết quả tương ứng. Các file không nằm trong CSDL sẽ được rà quét và phát hiện dựa trên các đặc tính của webshell. Cuối cùng kết quả quét sẽ được đẩy về máy chủ lưu trữ log tập trung thông qua phương thức SMB (port 445).</w:t>
            </w:r>
          </w:p>
        </w:tc>
        <w:tc>
          <w:tcPr>
            <w:tcW w:w="1898" w:type="dxa"/>
            <w:vAlign w:val="center"/>
          </w:tcPr>
          <w:p w14:paraId="608606C3" w14:textId="77777777" w:rsidR="00D603C2" w:rsidRDefault="00D603C2" w:rsidP="00F821D7">
            <w:pPr>
              <w:spacing w:line="276" w:lineRule="auto"/>
              <w:jc w:val="left"/>
              <w:rPr>
                <w:lang w:val="en-GB" w:bidi="en-US"/>
              </w:rPr>
            </w:pPr>
            <w:r>
              <w:rPr>
                <w:lang w:val="en-GB" w:bidi="en-US"/>
              </w:rPr>
              <w:t>Kết quả thử nghiệm trên máy tính:</w:t>
            </w:r>
          </w:p>
        </w:tc>
      </w:tr>
      <w:tr w:rsidR="00D603C2" w14:paraId="1D6C42C5" w14:textId="77777777" w:rsidTr="00527B0B">
        <w:tc>
          <w:tcPr>
            <w:tcW w:w="669" w:type="dxa"/>
            <w:vAlign w:val="center"/>
          </w:tcPr>
          <w:p w14:paraId="729B0D24" w14:textId="77777777" w:rsidR="00D603C2" w:rsidRDefault="00D603C2" w:rsidP="00F821D7">
            <w:pPr>
              <w:spacing w:line="276" w:lineRule="auto"/>
              <w:jc w:val="center"/>
              <w:rPr>
                <w:lang w:val="en-GB" w:bidi="en-US"/>
              </w:rPr>
            </w:pPr>
            <w:r>
              <w:rPr>
                <w:lang w:val="en-GB" w:bidi="en-US"/>
              </w:rPr>
              <w:t>2</w:t>
            </w:r>
          </w:p>
        </w:tc>
        <w:tc>
          <w:tcPr>
            <w:tcW w:w="1756" w:type="dxa"/>
            <w:vAlign w:val="center"/>
          </w:tcPr>
          <w:p w14:paraId="4154125E" w14:textId="77777777" w:rsidR="00D603C2" w:rsidRDefault="00D603C2" w:rsidP="00F821D7">
            <w:pPr>
              <w:spacing w:line="276" w:lineRule="auto"/>
              <w:jc w:val="left"/>
              <w:rPr>
                <w:lang w:val="en-GB" w:bidi="en-US"/>
              </w:rPr>
            </w:pPr>
            <w:r>
              <w:rPr>
                <w:lang w:val="en-GB" w:bidi="en-US"/>
              </w:rPr>
              <w:t>Đẩy dữ liệu log tới máy chủ phân tích Splunk thông qua Spunk forwader</w:t>
            </w:r>
          </w:p>
        </w:tc>
        <w:tc>
          <w:tcPr>
            <w:tcW w:w="5220" w:type="dxa"/>
            <w:vAlign w:val="center"/>
          </w:tcPr>
          <w:p w14:paraId="51517664" w14:textId="77777777" w:rsidR="00D603C2" w:rsidRDefault="00D603C2" w:rsidP="00F821D7">
            <w:pPr>
              <w:spacing w:line="276" w:lineRule="auto"/>
              <w:jc w:val="left"/>
              <w:rPr>
                <w:lang w:val="en-GB" w:bidi="en-US"/>
              </w:rPr>
            </w:pPr>
            <w:r>
              <w:rPr>
                <w:lang w:val="en-GB" w:bidi="en-US"/>
              </w:rPr>
              <w:t>Dữ liệu log có định dạng json được Splunk hiểu và parse thành công ra các trường dữ liệu có thể tìm kiếm, sắp xếp, tính toán, phân tích.</w:t>
            </w:r>
          </w:p>
        </w:tc>
        <w:tc>
          <w:tcPr>
            <w:tcW w:w="1898" w:type="dxa"/>
            <w:vAlign w:val="center"/>
          </w:tcPr>
          <w:p w14:paraId="3D37B6CA" w14:textId="77777777" w:rsidR="00D603C2" w:rsidRDefault="00D603C2" w:rsidP="00F821D7">
            <w:pPr>
              <w:spacing w:line="276" w:lineRule="auto"/>
              <w:jc w:val="left"/>
              <w:rPr>
                <w:lang w:val="en-GB" w:bidi="en-US"/>
              </w:rPr>
            </w:pPr>
            <w:r>
              <w:rPr>
                <w:lang w:val="en-GB" w:bidi="en-US"/>
              </w:rPr>
              <w:t>Tác vụ tự động thực hiện bằng Splunk Forwarder</w:t>
            </w:r>
          </w:p>
        </w:tc>
      </w:tr>
      <w:tr w:rsidR="00D603C2" w14:paraId="1AD3D5DA" w14:textId="77777777" w:rsidTr="00527B0B">
        <w:tc>
          <w:tcPr>
            <w:tcW w:w="669" w:type="dxa"/>
            <w:vAlign w:val="center"/>
          </w:tcPr>
          <w:p w14:paraId="5D4A3BCF" w14:textId="77777777" w:rsidR="00D603C2" w:rsidRDefault="00D603C2" w:rsidP="00F821D7">
            <w:pPr>
              <w:spacing w:line="276" w:lineRule="auto"/>
              <w:jc w:val="center"/>
              <w:rPr>
                <w:lang w:val="en-GB" w:bidi="en-US"/>
              </w:rPr>
            </w:pPr>
            <w:r>
              <w:rPr>
                <w:lang w:val="en-GB" w:bidi="en-US"/>
              </w:rPr>
              <w:t>3</w:t>
            </w:r>
          </w:p>
        </w:tc>
        <w:tc>
          <w:tcPr>
            <w:tcW w:w="1756" w:type="dxa"/>
            <w:vAlign w:val="center"/>
          </w:tcPr>
          <w:p w14:paraId="03E54F8A" w14:textId="77777777" w:rsidR="00D603C2" w:rsidRDefault="00D603C2" w:rsidP="00F821D7">
            <w:pPr>
              <w:spacing w:line="276" w:lineRule="auto"/>
              <w:jc w:val="left"/>
              <w:rPr>
                <w:lang w:val="en-GB" w:bidi="en-US"/>
              </w:rPr>
            </w:pPr>
            <w:r>
              <w:rPr>
                <w:lang w:val="en-GB" w:bidi="en-US"/>
              </w:rPr>
              <w:t>Thực hiện phân tích log trên máy chủ Splunk</w:t>
            </w:r>
          </w:p>
        </w:tc>
        <w:tc>
          <w:tcPr>
            <w:tcW w:w="5220" w:type="dxa"/>
            <w:vAlign w:val="center"/>
          </w:tcPr>
          <w:p w14:paraId="0F2924B9" w14:textId="77777777" w:rsidR="00D603C2" w:rsidRDefault="00D603C2" w:rsidP="00F821D7">
            <w:pPr>
              <w:spacing w:line="276" w:lineRule="auto"/>
              <w:jc w:val="left"/>
              <w:rPr>
                <w:lang w:val="en-GB" w:bidi="en-US"/>
              </w:rPr>
            </w:pPr>
            <w:r>
              <w:rPr>
                <w:lang w:val="en-GB" w:bidi="en-US"/>
              </w:rPr>
              <w:t>Các dữ liệu log sẽ được phân tích và tạo sẵn các Report, Alert và hiển thị trên Dashboard.</w:t>
            </w:r>
          </w:p>
        </w:tc>
        <w:tc>
          <w:tcPr>
            <w:tcW w:w="1898" w:type="dxa"/>
            <w:vAlign w:val="center"/>
          </w:tcPr>
          <w:p w14:paraId="38727A8A" w14:textId="77777777" w:rsidR="00D603C2" w:rsidRDefault="00D603C2" w:rsidP="00F821D7">
            <w:pPr>
              <w:spacing w:line="276" w:lineRule="auto"/>
              <w:jc w:val="left"/>
              <w:rPr>
                <w:lang w:val="en-GB" w:bidi="en-US"/>
              </w:rPr>
            </w:pPr>
            <w:r>
              <w:rPr>
                <w:lang w:val="en-GB" w:bidi="en-US"/>
              </w:rPr>
              <w:t>Kết quả phân tích có thể thực hiện định kỳ và gửi báo cáo tự động.</w:t>
            </w:r>
          </w:p>
        </w:tc>
      </w:tr>
    </w:tbl>
    <w:p w14:paraId="4881A3FE" w14:textId="77777777" w:rsidR="00D603C2" w:rsidRPr="00D603C2" w:rsidRDefault="00D603C2" w:rsidP="00F821D7">
      <w:pPr>
        <w:spacing w:line="276" w:lineRule="auto"/>
        <w:rPr>
          <w:lang w:val="vi-VN"/>
        </w:rPr>
      </w:pPr>
    </w:p>
    <w:p w14:paraId="4652F405" w14:textId="24A1E6DF" w:rsidR="00D603C2" w:rsidRPr="00F323B3" w:rsidRDefault="00D603C2" w:rsidP="00F821D7">
      <w:pPr>
        <w:pStyle w:val="ListParagraph"/>
        <w:numPr>
          <w:ilvl w:val="1"/>
          <w:numId w:val="1"/>
        </w:numPr>
        <w:spacing w:line="276" w:lineRule="auto"/>
        <w:outlineLvl w:val="1"/>
        <w:rPr>
          <w:b/>
          <w:bCs/>
          <w:lang w:val="vi-VN"/>
        </w:rPr>
      </w:pPr>
      <w:bookmarkStart w:id="5" w:name="_Toc71816804"/>
      <w:r w:rsidRPr="00F323B3">
        <w:rPr>
          <w:b/>
          <w:bCs/>
          <w:lang w:val="vi-VN"/>
        </w:rPr>
        <w:t>Các chức năng của chương trình</w:t>
      </w:r>
      <w:bookmarkEnd w:id="5"/>
    </w:p>
    <w:p w14:paraId="4F40A828" w14:textId="77777777" w:rsidR="00D603C2" w:rsidRPr="00D603C2" w:rsidRDefault="00D603C2" w:rsidP="00F821D7">
      <w:pPr>
        <w:spacing w:line="276" w:lineRule="auto"/>
        <w:rPr>
          <w:lang w:val="vi-VN"/>
        </w:rPr>
      </w:pPr>
      <w:r w:rsidRPr="00D603C2">
        <w:rPr>
          <w:lang w:val="vi-VN"/>
        </w:rPr>
        <w:t>Công cụ có khả năng rà quét các file có phần mở rộng thường được các webshell sử dụng (.php, .asp, .aspx, .sh, .bash, …) và phát hiện các file là webshell dựa trên các dấu hiệu đặc trưng bao gồm:</w:t>
      </w:r>
    </w:p>
    <w:p w14:paraId="7E7FDDD2" w14:textId="2C0EC0AF" w:rsidR="00D603C2" w:rsidRPr="00F323B3" w:rsidRDefault="00D603C2" w:rsidP="00F821D7">
      <w:pPr>
        <w:pStyle w:val="ListParagraph"/>
        <w:numPr>
          <w:ilvl w:val="0"/>
          <w:numId w:val="2"/>
        </w:numPr>
        <w:spacing w:line="276" w:lineRule="auto"/>
        <w:rPr>
          <w:lang w:val="vi-VN"/>
        </w:rPr>
      </w:pPr>
      <w:r w:rsidRPr="00F323B3">
        <w:rPr>
          <w:lang w:val="vi-VN"/>
        </w:rPr>
        <w:t>Dựa trên các từ khóa bất thường: chương trình sẽ kiểm tra xem có tồn tại chuỗi kí tự bất thường xuất hiện trong webshell hay không.</w:t>
      </w:r>
    </w:p>
    <w:p w14:paraId="0A6DB296" w14:textId="7E6FF274" w:rsidR="00D603C2" w:rsidRPr="00F323B3" w:rsidRDefault="00D603C2" w:rsidP="00F821D7">
      <w:pPr>
        <w:pStyle w:val="ListParagraph"/>
        <w:numPr>
          <w:ilvl w:val="0"/>
          <w:numId w:val="2"/>
        </w:numPr>
        <w:spacing w:line="276" w:lineRule="auto"/>
        <w:rPr>
          <w:lang w:val="vi-VN"/>
        </w:rPr>
      </w:pPr>
      <w:r w:rsidRPr="00F323B3">
        <w:rPr>
          <w:lang w:val="vi-VN"/>
        </w:rPr>
        <w:t>Dựa trên các từ khóa bất thường trong chuỗi bị chia nhỏ: chương trình sẽ nối các chuỗi ký tự trong dấu “ ” hoặc ‘ ’ gần nhau và kiểm tra lại để phát hiện các trường hợp webshell chia payload thành các chuỗi ký tự nhỏ và nối chúng lại trong quá trình thực thi.</w:t>
      </w:r>
    </w:p>
    <w:p w14:paraId="2D68CA2F" w14:textId="731BC83F" w:rsidR="00D603C2" w:rsidRPr="00F323B3" w:rsidRDefault="00D603C2" w:rsidP="00F821D7">
      <w:pPr>
        <w:pStyle w:val="ListParagraph"/>
        <w:numPr>
          <w:ilvl w:val="0"/>
          <w:numId w:val="2"/>
        </w:numPr>
        <w:spacing w:line="276" w:lineRule="auto"/>
        <w:rPr>
          <w:lang w:val="vi-VN"/>
        </w:rPr>
      </w:pPr>
      <w:r w:rsidRPr="00F323B3">
        <w:rPr>
          <w:lang w:val="vi-VN"/>
        </w:rPr>
        <w:t>Dựa trên các chuỗi có định dạng base64 đáng ngờ: phát hiện các trường hợp webshell mã hóa payload theo định dang base64 rồi giải mã chúng trong quá trình thực thi.</w:t>
      </w:r>
    </w:p>
    <w:p w14:paraId="28212E90" w14:textId="5EA6E4DE" w:rsidR="00D603C2" w:rsidRPr="00F323B3" w:rsidRDefault="00D603C2" w:rsidP="00F821D7">
      <w:pPr>
        <w:pStyle w:val="ListParagraph"/>
        <w:numPr>
          <w:ilvl w:val="0"/>
          <w:numId w:val="2"/>
        </w:numPr>
        <w:spacing w:line="276" w:lineRule="auto"/>
        <w:rPr>
          <w:lang w:val="vi-VN"/>
        </w:rPr>
      </w:pPr>
      <w:r w:rsidRPr="00F323B3">
        <w:rPr>
          <w:lang w:val="vi-VN"/>
        </w:rPr>
        <w:lastRenderedPageBreak/>
        <w:t>Dựa trên các chuỗi có định dạng base32 đáng ngờ: phát hiện các trường hợp webshell mã hóa payload theo định dang base32 rồi giải mã chúng trong quá trình thực thi.</w:t>
      </w:r>
    </w:p>
    <w:p w14:paraId="1C041AB7" w14:textId="79047C4F" w:rsidR="00D603C2" w:rsidRPr="00F323B3" w:rsidRDefault="00D603C2" w:rsidP="00F821D7">
      <w:pPr>
        <w:pStyle w:val="ListParagraph"/>
        <w:numPr>
          <w:ilvl w:val="0"/>
          <w:numId w:val="2"/>
        </w:numPr>
        <w:spacing w:line="276" w:lineRule="auto"/>
        <w:rPr>
          <w:lang w:val="vi-VN"/>
        </w:rPr>
      </w:pPr>
      <w:r w:rsidRPr="00F323B3">
        <w:rPr>
          <w:lang w:val="vi-VN"/>
        </w:rPr>
        <w:t>Dựa trên dấu hiệu các file có chỉ số entropy cao: tính toán chỉ số entropy của file được kiểm tra để tìm kiếm các file có khả năng cao bị mã hóa. Các file có chỉ số entropy lớn hơn 6 theo thang đo 10 thì sẽ bị nghi ngờ. Webshell có thể sử dụng hình thức mã hóa payload để tránh bị phát hiện bởi các hệ thống phòng thủ.</w:t>
      </w:r>
    </w:p>
    <w:p w14:paraId="64818E22" w14:textId="799D7A03" w:rsidR="00D603C2" w:rsidRPr="00F323B3" w:rsidRDefault="00D603C2" w:rsidP="00F821D7">
      <w:pPr>
        <w:pStyle w:val="ListParagraph"/>
        <w:numPr>
          <w:ilvl w:val="0"/>
          <w:numId w:val="2"/>
        </w:numPr>
        <w:spacing w:line="276" w:lineRule="auto"/>
        <w:rPr>
          <w:lang w:val="vi-VN"/>
        </w:rPr>
      </w:pPr>
      <w:r w:rsidRPr="00F323B3">
        <w:rPr>
          <w:lang w:val="vi-VN"/>
        </w:rPr>
        <w:t>Dựa trên dấu hiệu các file có chỉ số nén cao: tính toán chỉ số nén của file được kiểm tra, nếu file có chỉ số nén lớn hơn 0.74 thì sẽ bị nghi ngờ. Tương tự như trường hợp trên, webshell cũng có thể nén payload trong source code để tránh bị phát hiện.</w:t>
      </w:r>
    </w:p>
    <w:p w14:paraId="59369C45" w14:textId="31A45883" w:rsidR="00D603C2" w:rsidRPr="00F323B3" w:rsidRDefault="00D603C2" w:rsidP="00F821D7">
      <w:pPr>
        <w:pStyle w:val="ListParagraph"/>
        <w:numPr>
          <w:ilvl w:val="0"/>
          <w:numId w:val="2"/>
        </w:numPr>
        <w:spacing w:line="276" w:lineRule="auto"/>
        <w:rPr>
          <w:lang w:val="vi-VN"/>
        </w:rPr>
      </w:pPr>
      <w:r w:rsidRPr="00F323B3">
        <w:rPr>
          <w:lang w:val="vi-VN"/>
        </w:rPr>
        <w:t>Dựa trên nghi ngờ chuỗi ở định dạng hex: chương trình sẽ kiểm tra xem liệu file được kiểm tra có viết dưới dạng hex hay không. Đây cũng là kĩ thuật tránh bị phát hiện của webshell.</w:t>
      </w:r>
    </w:p>
    <w:p w14:paraId="1F15EED1" w14:textId="00B7F8DD" w:rsidR="00D603C2" w:rsidRPr="00F323B3" w:rsidRDefault="00D603C2" w:rsidP="00F821D7">
      <w:pPr>
        <w:pStyle w:val="ListParagraph"/>
        <w:numPr>
          <w:ilvl w:val="0"/>
          <w:numId w:val="2"/>
        </w:numPr>
        <w:spacing w:line="276" w:lineRule="auto"/>
        <w:rPr>
          <w:lang w:val="vi-VN"/>
        </w:rPr>
      </w:pPr>
      <w:r w:rsidRPr="00F323B3">
        <w:rPr>
          <w:lang w:val="vi-VN"/>
        </w:rPr>
        <w:t>Dựa trên dấu hiệu file bị xáo trộn nội dung (obfuscated): chương trình sẽ kiểm tra xem liệu file được kiểm tra có chứa các hàm nhằm xáo trộn nội dung file (obfuscate) hay không. Đây cũng là kĩ thuật khác nhằm tránh bị phát hiện của webshell.</w:t>
      </w:r>
    </w:p>
    <w:p w14:paraId="49A6E7C6" w14:textId="2E10BBD6" w:rsidR="00F821D7" w:rsidRPr="00F821D7" w:rsidRDefault="00D603C2" w:rsidP="00F821D7">
      <w:pPr>
        <w:pStyle w:val="ListParagraph"/>
        <w:numPr>
          <w:ilvl w:val="0"/>
          <w:numId w:val="2"/>
        </w:numPr>
        <w:spacing w:line="276" w:lineRule="auto"/>
        <w:rPr>
          <w:lang w:val="vi-VN"/>
        </w:rPr>
      </w:pPr>
      <w:r w:rsidRPr="00F323B3">
        <w:rPr>
          <w:lang w:val="vi-VN"/>
        </w:rPr>
        <w:t>Dựa trên chuỗi có độ dài bất thường trong file: chương trình sẽ tìm kiếm các chuỗi ký tự có độ dài trên 64 nhằm phát hiện các trường hợp webshell mã hóa payload và để nó trong một chuỗi ký tự dài sau đó giải mã trong quá trình thực thi.</w:t>
      </w:r>
    </w:p>
    <w:p w14:paraId="2EEB22E6" w14:textId="77777777" w:rsidR="00D603C2" w:rsidRPr="00D603C2" w:rsidRDefault="00D603C2" w:rsidP="00F821D7">
      <w:pPr>
        <w:spacing w:line="276" w:lineRule="auto"/>
        <w:rPr>
          <w:lang w:val="vi-VN"/>
        </w:rPr>
      </w:pPr>
      <w:r w:rsidRPr="00D603C2">
        <w:rPr>
          <w:lang w:val="vi-VN"/>
        </w:rPr>
        <w:t>Công cụ được xây dựng bằng ngôn ngữ lập trình Python nên có ưu điểm chính là hỗ trợ đa nền tảng, bao gồm cả Windows và Linux. Đây là hai hệ điều hành chính được sử dụng trên các máy chủ hiện nay. Ngoài ra Python là ngôn ngữ có khả năng phát triển ứng dụng dễ dàng, cũng như cho phép cài đặt các gói thư viện hỗ trợ nhanh chóng.</w:t>
      </w:r>
    </w:p>
    <w:p w14:paraId="2D5FA236" w14:textId="5302C3A7" w:rsidR="00F821D7" w:rsidRDefault="00D603C2" w:rsidP="00F821D7">
      <w:pPr>
        <w:spacing w:line="276" w:lineRule="auto"/>
        <w:rPr>
          <w:lang w:val="vi-VN"/>
        </w:rPr>
      </w:pPr>
      <w:r w:rsidRPr="00D603C2">
        <w:rPr>
          <w:lang w:val="vi-VN"/>
        </w:rPr>
        <w:t>Công cụ có khả năng tự động thực thi dựa trên lập lịch. Đối với Windows sẽ dựa trên tính năng Task Scheduler và với Linux sẽ dựa trên tính năng crontab của hệ điều hành. Người dùng có thể tùy chỉnh các cài đặt để chương trình chạy theo lịch như mong muốn. Khi đến lịch đã được thiết lập trước, chương trình sẽ tự động rà quét hệ thống và tự động gửi kết quả về máy chủ phân tích, mà không cần người dùng chạy thủ công lại công cụ này</w:t>
      </w:r>
      <w:r>
        <w:rPr>
          <w:lang w:val="vi-VN"/>
        </w:rPr>
        <w:t>.</w:t>
      </w:r>
    </w:p>
    <w:p w14:paraId="2C18BF60" w14:textId="13E05BC5" w:rsidR="00F821D7" w:rsidRDefault="00F821D7" w:rsidP="00F821D7">
      <w:pPr>
        <w:spacing w:line="276" w:lineRule="auto"/>
      </w:pPr>
      <w:r>
        <w:t>Công cụ sẽ quét các thư mục web do người dùng định nghĩa, ngoài ra sẽ mặc định quét các thư mục sau:</w:t>
      </w:r>
    </w:p>
    <w:p w14:paraId="5A4F9E4E" w14:textId="26719F64" w:rsidR="00F821D7" w:rsidRDefault="00F821D7" w:rsidP="00F821D7">
      <w:pPr>
        <w:pStyle w:val="ListParagraph"/>
        <w:numPr>
          <w:ilvl w:val="0"/>
          <w:numId w:val="6"/>
        </w:numPr>
        <w:spacing w:line="276" w:lineRule="auto"/>
      </w:pPr>
      <w:r>
        <w:t>Đối với hệ điều hành Windows:</w:t>
      </w:r>
    </w:p>
    <w:p w14:paraId="30B414B2" w14:textId="77777777" w:rsidR="00F821D7" w:rsidRDefault="00F821D7" w:rsidP="00F821D7">
      <w:pPr>
        <w:pStyle w:val="ListParagraph"/>
        <w:numPr>
          <w:ilvl w:val="1"/>
          <w:numId w:val="6"/>
        </w:numPr>
        <w:spacing w:line="276" w:lineRule="auto"/>
      </w:pPr>
      <w:r>
        <w:t xml:space="preserve">C:\xampp\htdocs\ </w:t>
      </w:r>
    </w:p>
    <w:p w14:paraId="078AC7F6" w14:textId="77777777" w:rsidR="00F821D7" w:rsidRDefault="00F821D7" w:rsidP="00F821D7">
      <w:pPr>
        <w:pStyle w:val="ListParagraph"/>
        <w:numPr>
          <w:ilvl w:val="1"/>
          <w:numId w:val="6"/>
        </w:numPr>
        <w:spacing w:line="276" w:lineRule="auto"/>
      </w:pPr>
      <w:r>
        <w:t xml:space="preserve">C:\inetpub\wwwroot\ </w:t>
      </w:r>
    </w:p>
    <w:p w14:paraId="7225CCEE" w14:textId="6763CE56" w:rsidR="00F821D7" w:rsidRDefault="00F821D7" w:rsidP="00F821D7">
      <w:pPr>
        <w:pStyle w:val="ListParagraph"/>
        <w:numPr>
          <w:ilvl w:val="1"/>
          <w:numId w:val="6"/>
        </w:numPr>
        <w:spacing w:line="276" w:lineRule="auto"/>
      </w:pPr>
      <w:r>
        <w:t xml:space="preserve">C:\Apache24\htdocs\ </w:t>
      </w:r>
    </w:p>
    <w:p w14:paraId="6FFC89CE" w14:textId="5AB9854F" w:rsidR="00F821D7" w:rsidRDefault="00F821D7" w:rsidP="00F821D7">
      <w:pPr>
        <w:pStyle w:val="ListParagraph"/>
        <w:numPr>
          <w:ilvl w:val="0"/>
          <w:numId w:val="6"/>
        </w:numPr>
        <w:spacing w:line="276" w:lineRule="auto"/>
      </w:pPr>
      <w:r>
        <w:t>Đối với hệ điều hành Linux:</w:t>
      </w:r>
    </w:p>
    <w:p w14:paraId="4FDA524C" w14:textId="77777777" w:rsidR="00F821D7" w:rsidRDefault="00F821D7" w:rsidP="00F821D7">
      <w:pPr>
        <w:pStyle w:val="ListParagraph"/>
        <w:numPr>
          <w:ilvl w:val="1"/>
          <w:numId w:val="6"/>
        </w:numPr>
        <w:spacing w:line="276" w:lineRule="auto"/>
      </w:pPr>
      <w:r>
        <w:t>/var/www/html</w:t>
      </w:r>
    </w:p>
    <w:p w14:paraId="05940A3A" w14:textId="105474B6" w:rsidR="00F821D7" w:rsidRDefault="00F821D7" w:rsidP="00F821D7">
      <w:pPr>
        <w:pStyle w:val="ListParagraph"/>
        <w:numPr>
          <w:ilvl w:val="1"/>
          <w:numId w:val="6"/>
        </w:numPr>
        <w:spacing w:line="276" w:lineRule="auto"/>
      </w:pPr>
      <w:r>
        <w:t>/var/http/</w:t>
      </w:r>
    </w:p>
    <w:p w14:paraId="1B58F3AB" w14:textId="21864B64" w:rsidR="00F821D7" w:rsidRDefault="00F821D7" w:rsidP="00F821D7">
      <w:pPr>
        <w:pStyle w:val="ListParagraph"/>
        <w:numPr>
          <w:ilvl w:val="1"/>
          <w:numId w:val="6"/>
        </w:numPr>
        <w:spacing w:line="276" w:lineRule="auto"/>
      </w:pPr>
      <w:r>
        <w:t>/srv/http/</w:t>
      </w:r>
    </w:p>
    <w:p w14:paraId="224CC93D" w14:textId="5C287562" w:rsidR="00F821D7" w:rsidRDefault="00F821D7" w:rsidP="00F821D7">
      <w:pPr>
        <w:pStyle w:val="ListParagraph"/>
        <w:numPr>
          <w:ilvl w:val="1"/>
          <w:numId w:val="6"/>
        </w:numPr>
        <w:spacing w:line="276" w:lineRule="auto"/>
      </w:pPr>
      <w:r>
        <w:lastRenderedPageBreak/>
        <w:t>/etc/apache2/</w:t>
      </w:r>
    </w:p>
    <w:p w14:paraId="76D0FA01" w14:textId="1322D9FD" w:rsidR="00F821D7" w:rsidRDefault="00F821D7" w:rsidP="00F821D7">
      <w:pPr>
        <w:pStyle w:val="ListParagraph"/>
        <w:numPr>
          <w:ilvl w:val="1"/>
          <w:numId w:val="6"/>
        </w:numPr>
        <w:spacing w:line="276" w:lineRule="auto"/>
      </w:pPr>
      <w:r>
        <w:t>/etc/nginx/</w:t>
      </w:r>
    </w:p>
    <w:p w14:paraId="4A13F831" w14:textId="283B67AE" w:rsidR="00F821D7" w:rsidRDefault="00F821D7" w:rsidP="00F821D7">
      <w:pPr>
        <w:pStyle w:val="ListParagraph"/>
        <w:numPr>
          <w:ilvl w:val="1"/>
          <w:numId w:val="6"/>
        </w:numPr>
        <w:spacing w:line="276" w:lineRule="auto"/>
      </w:pPr>
      <w:r>
        <w:t>/etc/httpd/</w:t>
      </w:r>
    </w:p>
    <w:p w14:paraId="7B254524" w14:textId="086EEF27" w:rsidR="00F821D7" w:rsidRDefault="00F821D7" w:rsidP="00F821D7">
      <w:pPr>
        <w:pStyle w:val="ListParagraph"/>
        <w:numPr>
          <w:ilvl w:val="1"/>
          <w:numId w:val="6"/>
        </w:numPr>
        <w:spacing w:line="276" w:lineRule="auto"/>
      </w:pPr>
      <w:r>
        <w:t>/usr/local/apache2</w:t>
      </w:r>
    </w:p>
    <w:p w14:paraId="5FDA7202" w14:textId="058FAE75" w:rsidR="00F821D7" w:rsidRDefault="00F821D7" w:rsidP="00F821D7">
      <w:pPr>
        <w:pStyle w:val="ListParagraph"/>
        <w:numPr>
          <w:ilvl w:val="1"/>
          <w:numId w:val="6"/>
        </w:numPr>
        <w:spacing w:line="276" w:lineRule="auto"/>
      </w:pPr>
      <w:r>
        <w:t>/webapps/ROOT/</w:t>
      </w:r>
    </w:p>
    <w:p w14:paraId="5A54A159" w14:textId="34E21F9B" w:rsidR="00F821D7" w:rsidRDefault="00F821D7" w:rsidP="00F821D7">
      <w:pPr>
        <w:pStyle w:val="ListParagraph"/>
        <w:numPr>
          <w:ilvl w:val="1"/>
          <w:numId w:val="6"/>
        </w:numPr>
        <w:spacing w:line="276" w:lineRule="auto"/>
      </w:pPr>
      <w:r>
        <w:t>/applications/DefaultWebApp/</w:t>
      </w:r>
    </w:p>
    <w:p w14:paraId="1A3C10D4" w14:textId="0EDF5DCF" w:rsidR="00F821D7" w:rsidRDefault="00F821D7" w:rsidP="00F821D7">
      <w:pPr>
        <w:pStyle w:val="ListParagraph"/>
        <w:numPr>
          <w:ilvl w:val="1"/>
          <w:numId w:val="6"/>
        </w:numPr>
        <w:spacing w:line="276" w:lineRule="auto"/>
      </w:pPr>
      <w:r>
        <w:t>/opt/lampp/httpdocs/</w:t>
      </w:r>
    </w:p>
    <w:p w14:paraId="2A1E8A4B" w14:textId="3EA113BA" w:rsidR="00F821D7" w:rsidRPr="00F821D7" w:rsidRDefault="00F821D7" w:rsidP="00F821D7">
      <w:pPr>
        <w:spacing w:line="276" w:lineRule="auto"/>
      </w:pPr>
      <w:r>
        <w:t>Danh sách các thư mục mặc định được quét có thể được bổ sung trong tương lai</w:t>
      </w:r>
      <w:r w:rsidR="00D352AE">
        <w:t>.</w:t>
      </w:r>
    </w:p>
    <w:p w14:paraId="3927418B" w14:textId="3C846C8C" w:rsidR="00D603C2" w:rsidRPr="00F323B3" w:rsidRDefault="00D603C2" w:rsidP="00F821D7">
      <w:pPr>
        <w:pStyle w:val="ListParagraph"/>
        <w:numPr>
          <w:ilvl w:val="1"/>
          <w:numId w:val="1"/>
        </w:numPr>
        <w:spacing w:line="276" w:lineRule="auto"/>
        <w:outlineLvl w:val="1"/>
        <w:rPr>
          <w:b/>
          <w:bCs/>
          <w:lang w:val="vi-VN"/>
        </w:rPr>
      </w:pPr>
      <w:bookmarkStart w:id="6" w:name="_Toc71816805"/>
      <w:r w:rsidRPr="00F323B3">
        <w:rPr>
          <w:b/>
          <w:bCs/>
          <w:lang w:val="vi-VN"/>
        </w:rPr>
        <w:t>Kế hoạch thực hiện</w:t>
      </w:r>
      <w:bookmarkEnd w:id="6"/>
    </w:p>
    <w:tbl>
      <w:tblPr>
        <w:tblStyle w:val="TableGrid2"/>
        <w:tblW w:w="9715" w:type="dxa"/>
        <w:tblLayout w:type="fixed"/>
        <w:tblLook w:val="04A0" w:firstRow="1" w:lastRow="0" w:firstColumn="1" w:lastColumn="0" w:noHBand="0" w:noVBand="1"/>
      </w:tblPr>
      <w:tblGrid>
        <w:gridCol w:w="715"/>
        <w:gridCol w:w="5310"/>
        <w:gridCol w:w="1980"/>
        <w:gridCol w:w="1710"/>
      </w:tblGrid>
      <w:tr w:rsidR="00F323B3" w:rsidRPr="00456EF2" w14:paraId="36A1D2F3" w14:textId="77777777" w:rsidTr="00527B0B">
        <w:tc>
          <w:tcPr>
            <w:tcW w:w="715" w:type="dxa"/>
            <w:shd w:val="clear" w:color="auto" w:fill="D9D9D9"/>
            <w:vAlign w:val="center"/>
          </w:tcPr>
          <w:p w14:paraId="20764E32" w14:textId="77777777" w:rsidR="00F323B3" w:rsidRPr="00456EF2" w:rsidRDefault="00F323B3" w:rsidP="00F821D7">
            <w:pPr>
              <w:spacing w:line="276" w:lineRule="auto"/>
              <w:jc w:val="center"/>
              <w:rPr>
                <w:b/>
              </w:rPr>
            </w:pPr>
            <w:r w:rsidRPr="00456EF2">
              <w:rPr>
                <w:b/>
              </w:rPr>
              <w:t>STT</w:t>
            </w:r>
          </w:p>
        </w:tc>
        <w:tc>
          <w:tcPr>
            <w:tcW w:w="5310" w:type="dxa"/>
            <w:shd w:val="clear" w:color="auto" w:fill="D9D9D9"/>
            <w:vAlign w:val="center"/>
          </w:tcPr>
          <w:p w14:paraId="75A299C5" w14:textId="77777777" w:rsidR="00F323B3" w:rsidRPr="00456EF2" w:rsidRDefault="00F323B3" w:rsidP="00F821D7">
            <w:pPr>
              <w:spacing w:line="276" w:lineRule="auto"/>
              <w:jc w:val="center"/>
              <w:rPr>
                <w:b/>
              </w:rPr>
            </w:pPr>
            <w:r w:rsidRPr="00456EF2">
              <w:rPr>
                <w:b/>
              </w:rPr>
              <w:t>Task</w:t>
            </w:r>
          </w:p>
        </w:tc>
        <w:tc>
          <w:tcPr>
            <w:tcW w:w="1980" w:type="dxa"/>
            <w:shd w:val="clear" w:color="auto" w:fill="D9D9D9"/>
            <w:vAlign w:val="center"/>
          </w:tcPr>
          <w:p w14:paraId="79F210F3" w14:textId="77777777" w:rsidR="00F323B3" w:rsidRPr="00456EF2" w:rsidRDefault="00F323B3" w:rsidP="00F821D7">
            <w:pPr>
              <w:spacing w:line="276" w:lineRule="auto"/>
              <w:jc w:val="center"/>
              <w:rPr>
                <w:b/>
              </w:rPr>
            </w:pPr>
            <w:r w:rsidRPr="00456EF2">
              <w:rPr>
                <w:b/>
              </w:rPr>
              <w:t>Owner</w:t>
            </w:r>
          </w:p>
        </w:tc>
        <w:tc>
          <w:tcPr>
            <w:tcW w:w="1710" w:type="dxa"/>
            <w:shd w:val="clear" w:color="auto" w:fill="D9D9D9"/>
            <w:vAlign w:val="center"/>
          </w:tcPr>
          <w:p w14:paraId="56813A2E" w14:textId="77777777" w:rsidR="00F323B3" w:rsidRPr="00456EF2" w:rsidRDefault="00F323B3" w:rsidP="00F821D7">
            <w:pPr>
              <w:spacing w:line="276" w:lineRule="auto"/>
              <w:jc w:val="center"/>
              <w:rPr>
                <w:b/>
              </w:rPr>
            </w:pPr>
            <w:r w:rsidRPr="00456EF2">
              <w:rPr>
                <w:b/>
              </w:rPr>
              <w:t>Thời gian</w:t>
            </w:r>
          </w:p>
        </w:tc>
      </w:tr>
      <w:tr w:rsidR="00F323B3" w:rsidRPr="00456EF2" w14:paraId="4E365A70" w14:textId="77777777" w:rsidTr="00527B0B">
        <w:tc>
          <w:tcPr>
            <w:tcW w:w="715" w:type="dxa"/>
            <w:vAlign w:val="center"/>
          </w:tcPr>
          <w:p w14:paraId="79267EC1" w14:textId="77777777" w:rsidR="00F323B3" w:rsidRPr="00456EF2" w:rsidRDefault="00F323B3" w:rsidP="00F821D7">
            <w:pPr>
              <w:spacing w:line="276" w:lineRule="auto"/>
              <w:jc w:val="center"/>
            </w:pPr>
            <w:r w:rsidRPr="00456EF2">
              <w:t>1</w:t>
            </w:r>
          </w:p>
        </w:tc>
        <w:tc>
          <w:tcPr>
            <w:tcW w:w="5310" w:type="dxa"/>
            <w:vAlign w:val="center"/>
          </w:tcPr>
          <w:p w14:paraId="54D9A115" w14:textId="77777777" w:rsidR="00F323B3" w:rsidRDefault="00F323B3" w:rsidP="00F821D7">
            <w:pPr>
              <w:pStyle w:val="ListParagraph"/>
              <w:spacing w:line="276" w:lineRule="auto"/>
              <w:ind w:left="0"/>
              <w:jc w:val="left"/>
              <w:rPr>
                <w:rFonts w:ascii="Calibri" w:hAnsi="Calibri"/>
              </w:rPr>
            </w:pPr>
            <w:r>
              <w:t>Thiết kế hệ thống</w:t>
            </w:r>
          </w:p>
        </w:tc>
        <w:tc>
          <w:tcPr>
            <w:tcW w:w="1980" w:type="dxa"/>
            <w:vAlign w:val="center"/>
          </w:tcPr>
          <w:p w14:paraId="3C057CEB" w14:textId="77777777" w:rsidR="00F323B3" w:rsidRPr="00D3250A" w:rsidRDefault="00F323B3" w:rsidP="00F821D7">
            <w:pPr>
              <w:pStyle w:val="ListParagraph"/>
              <w:spacing w:line="276" w:lineRule="auto"/>
              <w:ind w:left="0"/>
              <w:jc w:val="center"/>
            </w:pPr>
          </w:p>
        </w:tc>
        <w:tc>
          <w:tcPr>
            <w:tcW w:w="1710" w:type="dxa"/>
            <w:vAlign w:val="center"/>
          </w:tcPr>
          <w:p w14:paraId="3996187E" w14:textId="77777777" w:rsidR="00F323B3" w:rsidRPr="00D3250A" w:rsidRDefault="00F323B3" w:rsidP="00F821D7">
            <w:pPr>
              <w:pStyle w:val="ListParagraph"/>
              <w:spacing w:line="276" w:lineRule="auto"/>
              <w:ind w:left="0"/>
              <w:jc w:val="center"/>
            </w:pPr>
            <w:r w:rsidRPr="00D3250A">
              <w:t>1 tuần</w:t>
            </w:r>
          </w:p>
        </w:tc>
      </w:tr>
      <w:tr w:rsidR="00F323B3" w:rsidRPr="00456EF2" w14:paraId="2E2A78CA" w14:textId="77777777" w:rsidTr="00527B0B">
        <w:tc>
          <w:tcPr>
            <w:tcW w:w="715" w:type="dxa"/>
            <w:vAlign w:val="center"/>
          </w:tcPr>
          <w:p w14:paraId="16384B2A" w14:textId="77777777" w:rsidR="00F323B3" w:rsidRPr="00456EF2" w:rsidRDefault="00F323B3" w:rsidP="00F821D7">
            <w:pPr>
              <w:spacing w:line="276" w:lineRule="auto"/>
              <w:jc w:val="center"/>
            </w:pPr>
            <w:r w:rsidRPr="00456EF2">
              <w:t>2</w:t>
            </w:r>
          </w:p>
        </w:tc>
        <w:tc>
          <w:tcPr>
            <w:tcW w:w="5310" w:type="dxa"/>
            <w:vAlign w:val="center"/>
          </w:tcPr>
          <w:p w14:paraId="08A840E2" w14:textId="77777777" w:rsidR="00F323B3" w:rsidRDefault="00F323B3" w:rsidP="00F821D7">
            <w:pPr>
              <w:pStyle w:val="ListParagraph"/>
              <w:spacing w:line="276" w:lineRule="auto"/>
              <w:ind w:left="0"/>
              <w:jc w:val="left"/>
            </w:pPr>
            <w:r>
              <w:t>Lập trình các chức năng</w:t>
            </w:r>
          </w:p>
        </w:tc>
        <w:tc>
          <w:tcPr>
            <w:tcW w:w="1980" w:type="dxa"/>
            <w:vAlign w:val="center"/>
          </w:tcPr>
          <w:p w14:paraId="39CDE18A" w14:textId="77777777" w:rsidR="00F323B3" w:rsidRPr="00D3250A" w:rsidRDefault="00F323B3" w:rsidP="00F821D7">
            <w:pPr>
              <w:pStyle w:val="ListParagraph"/>
              <w:spacing w:line="276" w:lineRule="auto"/>
              <w:ind w:left="0"/>
              <w:jc w:val="center"/>
            </w:pPr>
          </w:p>
        </w:tc>
        <w:tc>
          <w:tcPr>
            <w:tcW w:w="1710" w:type="dxa"/>
            <w:vAlign w:val="center"/>
          </w:tcPr>
          <w:p w14:paraId="2A5230E5" w14:textId="77777777" w:rsidR="00F323B3" w:rsidRPr="00D3250A" w:rsidRDefault="00F323B3" w:rsidP="00F821D7">
            <w:pPr>
              <w:pStyle w:val="ListParagraph"/>
              <w:spacing w:line="276" w:lineRule="auto"/>
              <w:ind w:left="0"/>
              <w:jc w:val="center"/>
            </w:pPr>
            <w:r w:rsidRPr="00D3250A">
              <w:t>3 tuần</w:t>
            </w:r>
          </w:p>
        </w:tc>
      </w:tr>
      <w:tr w:rsidR="00F323B3" w:rsidRPr="00456EF2" w14:paraId="0D89F6A3" w14:textId="77777777" w:rsidTr="00527B0B">
        <w:tc>
          <w:tcPr>
            <w:tcW w:w="715" w:type="dxa"/>
            <w:vAlign w:val="center"/>
          </w:tcPr>
          <w:p w14:paraId="2E68AEAE" w14:textId="77777777" w:rsidR="00F323B3" w:rsidRPr="00456EF2" w:rsidRDefault="00F323B3" w:rsidP="00F821D7">
            <w:pPr>
              <w:spacing w:line="276" w:lineRule="auto"/>
              <w:jc w:val="center"/>
            </w:pPr>
            <w:r w:rsidRPr="00456EF2">
              <w:t>3</w:t>
            </w:r>
          </w:p>
        </w:tc>
        <w:tc>
          <w:tcPr>
            <w:tcW w:w="5310" w:type="dxa"/>
            <w:vAlign w:val="center"/>
          </w:tcPr>
          <w:p w14:paraId="01022620" w14:textId="77777777" w:rsidR="00F323B3" w:rsidRDefault="00F323B3" w:rsidP="00F821D7">
            <w:pPr>
              <w:pStyle w:val="ListParagraph"/>
              <w:spacing w:line="276" w:lineRule="auto"/>
              <w:ind w:left="0"/>
              <w:jc w:val="left"/>
            </w:pPr>
            <w:r>
              <w:t>Xây dựng môi trường thử nghiệm</w:t>
            </w:r>
          </w:p>
        </w:tc>
        <w:tc>
          <w:tcPr>
            <w:tcW w:w="1980" w:type="dxa"/>
            <w:vAlign w:val="center"/>
          </w:tcPr>
          <w:p w14:paraId="4A7D5618" w14:textId="77777777" w:rsidR="00F323B3" w:rsidRPr="00D3250A" w:rsidRDefault="00F323B3" w:rsidP="00F821D7">
            <w:pPr>
              <w:pStyle w:val="ListParagraph"/>
              <w:spacing w:line="276" w:lineRule="auto"/>
              <w:ind w:left="0"/>
              <w:jc w:val="center"/>
            </w:pPr>
          </w:p>
        </w:tc>
        <w:tc>
          <w:tcPr>
            <w:tcW w:w="1710" w:type="dxa"/>
            <w:vAlign w:val="center"/>
          </w:tcPr>
          <w:p w14:paraId="455CA099" w14:textId="77777777" w:rsidR="00F323B3" w:rsidRPr="00D3250A" w:rsidRDefault="00F323B3" w:rsidP="00F821D7">
            <w:pPr>
              <w:pStyle w:val="ListParagraph"/>
              <w:spacing w:line="276" w:lineRule="auto"/>
              <w:ind w:left="0"/>
              <w:jc w:val="center"/>
            </w:pPr>
            <w:r w:rsidRPr="00D3250A">
              <w:t>2 ngày</w:t>
            </w:r>
          </w:p>
        </w:tc>
      </w:tr>
      <w:tr w:rsidR="00F323B3" w:rsidRPr="00456EF2" w14:paraId="4E371DF3" w14:textId="77777777" w:rsidTr="00527B0B">
        <w:tc>
          <w:tcPr>
            <w:tcW w:w="715" w:type="dxa"/>
            <w:vAlign w:val="center"/>
          </w:tcPr>
          <w:p w14:paraId="00C771A8" w14:textId="77777777" w:rsidR="00F323B3" w:rsidRPr="00456EF2" w:rsidRDefault="00F323B3" w:rsidP="00F821D7">
            <w:pPr>
              <w:spacing w:line="276" w:lineRule="auto"/>
              <w:jc w:val="center"/>
            </w:pPr>
            <w:r w:rsidRPr="00456EF2">
              <w:t>4</w:t>
            </w:r>
          </w:p>
        </w:tc>
        <w:tc>
          <w:tcPr>
            <w:tcW w:w="5310" w:type="dxa"/>
            <w:vAlign w:val="center"/>
          </w:tcPr>
          <w:p w14:paraId="7E5FF479" w14:textId="77777777" w:rsidR="00F323B3" w:rsidRDefault="00F323B3" w:rsidP="00F821D7">
            <w:pPr>
              <w:pStyle w:val="ListParagraph"/>
              <w:spacing w:line="276" w:lineRule="auto"/>
              <w:ind w:left="0"/>
              <w:jc w:val="left"/>
            </w:pPr>
            <w:r>
              <w:t>Thực hiện kiểm tra và đánh giá phương án</w:t>
            </w:r>
          </w:p>
        </w:tc>
        <w:tc>
          <w:tcPr>
            <w:tcW w:w="1980" w:type="dxa"/>
            <w:vAlign w:val="center"/>
          </w:tcPr>
          <w:p w14:paraId="4232B9DF" w14:textId="77777777" w:rsidR="00F323B3" w:rsidRPr="00D3250A" w:rsidRDefault="00F323B3" w:rsidP="00F821D7">
            <w:pPr>
              <w:pStyle w:val="ListParagraph"/>
              <w:spacing w:line="276" w:lineRule="auto"/>
              <w:ind w:left="0"/>
              <w:jc w:val="center"/>
            </w:pPr>
          </w:p>
        </w:tc>
        <w:tc>
          <w:tcPr>
            <w:tcW w:w="1710" w:type="dxa"/>
            <w:vAlign w:val="center"/>
          </w:tcPr>
          <w:p w14:paraId="2F118564" w14:textId="77777777" w:rsidR="00F323B3" w:rsidRPr="00D3250A" w:rsidRDefault="00F323B3" w:rsidP="00F821D7">
            <w:pPr>
              <w:pStyle w:val="ListParagraph"/>
              <w:spacing w:line="276" w:lineRule="auto"/>
              <w:ind w:left="0"/>
              <w:jc w:val="center"/>
            </w:pPr>
            <w:r w:rsidRPr="00D3250A">
              <w:t>3 ngày</w:t>
            </w:r>
          </w:p>
        </w:tc>
      </w:tr>
      <w:tr w:rsidR="00F323B3" w:rsidRPr="00456EF2" w14:paraId="0846A653" w14:textId="77777777" w:rsidTr="00527B0B">
        <w:tc>
          <w:tcPr>
            <w:tcW w:w="715" w:type="dxa"/>
            <w:vAlign w:val="center"/>
          </w:tcPr>
          <w:p w14:paraId="3384DE33" w14:textId="77777777" w:rsidR="00F323B3" w:rsidRPr="00456EF2" w:rsidRDefault="00F323B3" w:rsidP="00F821D7">
            <w:pPr>
              <w:spacing w:line="276" w:lineRule="auto"/>
              <w:jc w:val="center"/>
            </w:pPr>
            <w:r w:rsidRPr="00456EF2">
              <w:t>5</w:t>
            </w:r>
          </w:p>
        </w:tc>
        <w:tc>
          <w:tcPr>
            <w:tcW w:w="5310" w:type="dxa"/>
            <w:vAlign w:val="center"/>
          </w:tcPr>
          <w:p w14:paraId="0B4D2C16" w14:textId="77777777" w:rsidR="00F323B3" w:rsidRDefault="00F323B3" w:rsidP="00F821D7">
            <w:pPr>
              <w:pStyle w:val="ListParagraph"/>
              <w:spacing w:line="276" w:lineRule="auto"/>
              <w:ind w:left="0"/>
              <w:jc w:val="left"/>
            </w:pPr>
            <w:r>
              <w:t>Hoàn thiện các chức năng</w:t>
            </w:r>
          </w:p>
        </w:tc>
        <w:tc>
          <w:tcPr>
            <w:tcW w:w="1980" w:type="dxa"/>
            <w:vAlign w:val="center"/>
          </w:tcPr>
          <w:p w14:paraId="2AA10E80" w14:textId="77777777" w:rsidR="00F323B3" w:rsidRPr="00D3250A" w:rsidRDefault="00F323B3" w:rsidP="00F821D7">
            <w:pPr>
              <w:pStyle w:val="ListParagraph"/>
              <w:spacing w:line="276" w:lineRule="auto"/>
              <w:ind w:left="0"/>
              <w:jc w:val="center"/>
            </w:pPr>
          </w:p>
        </w:tc>
        <w:tc>
          <w:tcPr>
            <w:tcW w:w="1710" w:type="dxa"/>
            <w:vAlign w:val="center"/>
          </w:tcPr>
          <w:p w14:paraId="7FB61B6A" w14:textId="77777777" w:rsidR="00F323B3" w:rsidRPr="00D3250A" w:rsidRDefault="00F323B3" w:rsidP="00F821D7">
            <w:pPr>
              <w:pStyle w:val="ListParagraph"/>
              <w:spacing w:line="276" w:lineRule="auto"/>
              <w:ind w:left="0"/>
              <w:jc w:val="center"/>
            </w:pPr>
            <w:r w:rsidRPr="00D3250A">
              <w:t>2 tuần</w:t>
            </w:r>
          </w:p>
        </w:tc>
      </w:tr>
      <w:tr w:rsidR="00F323B3" w:rsidRPr="00456EF2" w14:paraId="7AED4015" w14:textId="77777777" w:rsidTr="00527B0B">
        <w:tc>
          <w:tcPr>
            <w:tcW w:w="715" w:type="dxa"/>
            <w:vAlign w:val="center"/>
          </w:tcPr>
          <w:p w14:paraId="19677886" w14:textId="77777777" w:rsidR="00F323B3" w:rsidRPr="00456EF2" w:rsidRDefault="00F323B3" w:rsidP="00F821D7">
            <w:pPr>
              <w:spacing w:line="276" w:lineRule="auto"/>
              <w:jc w:val="center"/>
            </w:pPr>
            <w:r w:rsidRPr="00456EF2">
              <w:t>6</w:t>
            </w:r>
          </w:p>
        </w:tc>
        <w:tc>
          <w:tcPr>
            <w:tcW w:w="5310" w:type="dxa"/>
            <w:vAlign w:val="center"/>
          </w:tcPr>
          <w:p w14:paraId="31877343" w14:textId="77777777" w:rsidR="00F323B3" w:rsidRDefault="00F323B3" w:rsidP="00F821D7">
            <w:pPr>
              <w:pStyle w:val="ListParagraph"/>
              <w:spacing w:line="276" w:lineRule="auto"/>
              <w:ind w:left="0"/>
              <w:jc w:val="left"/>
            </w:pPr>
            <w:r>
              <w:t>Gửi thông tin cho PnL đánh giá</w:t>
            </w:r>
          </w:p>
        </w:tc>
        <w:tc>
          <w:tcPr>
            <w:tcW w:w="1980" w:type="dxa"/>
            <w:vAlign w:val="center"/>
          </w:tcPr>
          <w:p w14:paraId="345DAF3A" w14:textId="77777777" w:rsidR="00F323B3" w:rsidRPr="00D3250A" w:rsidRDefault="00F323B3" w:rsidP="00F821D7">
            <w:pPr>
              <w:pStyle w:val="ListParagraph"/>
              <w:spacing w:line="276" w:lineRule="auto"/>
              <w:ind w:left="0"/>
              <w:jc w:val="center"/>
            </w:pPr>
          </w:p>
        </w:tc>
        <w:tc>
          <w:tcPr>
            <w:tcW w:w="1710" w:type="dxa"/>
            <w:vAlign w:val="center"/>
          </w:tcPr>
          <w:p w14:paraId="09180E67" w14:textId="77777777" w:rsidR="00F323B3" w:rsidRPr="00D3250A" w:rsidRDefault="00F323B3" w:rsidP="00F821D7">
            <w:pPr>
              <w:pStyle w:val="ListParagraph"/>
              <w:spacing w:line="276" w:lineRule="auto"/>
              <w:ind w:left="0"/>
              <w:jc w:val="center"/>
            </w:pPr>
            <w:r w:rsidRPr="00D3250A">
              <w:t>1 tuần</w:t>
            </w:r>
          </w:p>
        </w:tc>
      </w:tr>
      <w:tr w:rsidR="00F323B3" w:rsidRPr="00456EF2" w14:paraId="4C9FEE79" w14:textId="77777777" w:rsidTr="00527B0B">
        <w:trPr>
          <w:ins w:id="7" w:author="Nguyễn Việt Dũng (CTVIS-PANBM-NGS-ĐT)" w:date="2020-03-21T09:58:00Z"/>
        </w:trPr>
        <w:tc>
          <w:tcPr>
            <w:tcW w:w="715" w:type="dxa"/>
            <w:vAlign w:val="center"/>
          </w:tcPr>
          <w:p w14:paraId="7AC06E72" w14:textId="77777777" w:rsidR="00F323B3" w:rsidRPr="00456EF2" w:rsidRDefault="00F323B3" w:rsidP="00F821D7">
            <w:pPr>
              <w:spacing w:line="276" w:lineRule="auto"/>
              <w:jc w:val="center"/>
              <w:rPr>
                <w:ins w:id="8" w:author="Nguyễn Việt Dũng (CTVIS-PANBM-NGS-ĐT)" w:date="2020-03-21T09:58:00Z"/>
              </w:rPr>
            </w:pPr>
            <w:ins w:id="9" w:author="Nguyễn Việt Dũng (CTVIS-PANBM-NGS-ĐT)" w:date="2020-03-21T09:58:00Z">
              <w:r>
                <w:t>7</w:t>
              </w:r>
            </w:ins>
          </w:p>
        </w:tc>
        <w:tc>
          <w:tcPr>
            <w:tcW w:w="5310" w:type="dxa"/>
            <w:vAlign w:val="center"/>
          </w:tcPr>
          <w:p w14:paraId="4359FF54" w14:textId="77777777" w:rsidR="00F323B3" w:rsidRDefault="00F323B3" w:rsidP="00F821D7">
            <w:pPr>
              <w:pStyle w:val="ListParagraph"/>
              <w:spacing w:line="276" w:lineRule="auto"/>
              <w:ind w:left="0"/>
              <w:jc w:val="left"/>
            </w:pPr>
            <w:r>
              <w:t>Viết tài liệu triển khai</w:t>
            </w:r>
          </w:p>
        </w:tc>
        <w:tc>
          <w:tcPr>
            <w:tcW w:w="1980" w:type="dxa"/>
            <w:vAlign w:val="center"/>
          </w:tcPr>
          <w:p w14:paraId="6EA5135A" w14:textId="77777777" w:rsidR="00F323B3" w:rsidRPr="00D3250A" w:rsidRDefault="00F323B3" w:rsidP="00F821D7">
            <w:pPr>
              <w:pStyle w:val="ListParagraph"/>
              <w:spacing w:line="276" w:lineRule="auto"/>
              <w:ind w:left="0"/>
              <w:jc w:val="center"/>
            </w:pPr>
          </w:p>
        </w:tc>
        <w:tc>
          <w:tcPr>
            <w:tcW w:w="1710" w:type="dxa"/>
            <w:vAlign w:val="center"/>
          </w:tcPr>
          <w:p w14:paraId="4DE45BBB" w14:textId="77777777" w:rsidR="00F323B3" w:rsidRPr="00D3250A" w:rsidRDefault="00F323B3" w:rsidP="00F821D7">
            <w:pPr>
              <w:pStyle w:val="ListParagraph"/>
              <w:spacing w:line="276" w:lineRule="auto"/>
              <w:ind w:left="0"/>
              <w:jc w:val="center"/>
            </w:pPr>
            <w:r w:rsidRPr="00D3250A">
              <w:t>3 ngày</w:t>
            </w:r>
          </w:p>
        </w:tc>
      </w:tr>
      <w:tr w:rsidR="00F323B3" w:rsidRPr="00456EF2" w14:paraId="2FC05EAF" w14:textId="77777777" w:rsidTr="00527B0B">
        <w:trPr>
          <w:ins w:id="10" w:author="Nguyễn Việt Dũng (CTVIS-PANBM-NGS-ĐT)" w:date="2020-03-21T09:58:00Z"/>
        </w:trPr>
        <w:tc>
          <w:tcPr>
            <w:tcW w:w="715" w:type="dxa"/>
            <w:vAlign w:val="center"/>
          </w:tcPr>
          <w:p w14:paraId="2E8C741F" w14:textId="77777777" w:rsidR="00F323B3" w:rsidRDefault="00F323B3" w:rsidP="00F821D7">
            <w:pPr>
              <w:spacing w:line="276" w:lineRule="auto"/>
              <w:jc w:val="center"/>
              <w:rPr>
                <w:ins w:id="11" w:author="Nguyễn Việt Dũng (CTVIS-PANBM-NGS-ĐT)" w:date="2020-03-21T09:58:00Z"/>
              </w:rPr>
            </w:pPr>
            <w:ins w:id="12" w:author="Nguyễn Việt Dũng (CTVIS-PANBM-NGS-ĐT)" w:date="2020-03-21T09:59:00Z">
              <w:r>
                <w:t>8</w:t>
              </w:r>
            </w:ins>
          </w:p>
        </w:tc>
        <w:tc>
          <w:tcPr>
            <w:tcW w:w="5310" w:type="dxa"/>
            <w:vAlign w:val="center"/>
          </w:tcPr>
          <w:p w14:paraId="5D4F8CC5" w14:textId="77777777" w:rsidR="00F323B3" w:rsidRDefault="00F323B3" w:rsidP="00F821D7">
            <w:pPr>
              <w:pStyle w:val="ListParagraph"/>
              <w:spacing w:line="276" w:lineRule="auto"/>
              <w:ind w:left="0"/>
              <w:jc w:val="left"/>
            </w:pPr>
            <w:r>
              <w:t>Phối hợp cùng PnLs triển khai giải pháp</w:t>
            </w:r>
          </w:p>
        </w:tc>
        <w:tc>
          <w:tcPr>
            <w:tcW w:w="1980" w:type="dxa"/>
            <w:vAlign w:val="center"/>
          </w:tcPr>
          <w:p w14:paraId="4FD854A8" w14:textId="77777777" w:rsidR="00F323B3" w:rsidRPr="00D3250A" w:rsidRDefault="00F323B3" w:rsidP="00F821D7">
            <w:pPr>
              <w:pStyle w:val="ListParagraph"/>
              <w:spacing w:line="276" w:lineRule="auto"/>
              <w:ind w:left="0"/>
              <w:jc w:val="center"/>
            </w:pPr>
          </w:p>
        </w:tc>
        <w:tc>
          <w:tcPr>
            <w:tcW w:w="1710" w:type="dxa"/>
            <w:vAlign w:val="center"/>
          </w:tcPr>
          <w:p w14:paraId="39348ADF" w14:textId="77777777" w:rsidR="00F323B3" w:rsidRPr="00D3250A" w:rsidRDefault="00F323B3" w:rsidP="00F821D7">
            <w:pPr>
              <w:pStyle w:val="ListParagraph"/>
              <w:spacing w:line="276" w:lineRule="auto"/>
              <w:ind w:left="0"/>
              <w:jc w:val="center"/>
            </w:pPr>
            <w:r w:rsidRPr="00D3250A">
              <w:t>1 tuần</w:t>
            </w:r>
          </w:p>
        </w:tc>
      </w:tr>
      <w:tr w:rsidR="00F323B3" w:rsidRPr="00456EF2" w14:paraId="50174052" w14:textId="77777777" w:rsidTr="00527B0B">
        <w:tc>
          <w:tcPr>
            <w:tcW w:w="715" w:type="dxa"/>
            <w:vAlign w:val="center"/>
          </w:tcPr>
          <w:p w14:paraId="01FD38F8" w14:textId="77777777" w:rsidR="00F323B3" w:rsidRDefault="00F323B3" w:rsidP="00F821D7">
            <w:pPr>
              <w:spacing w:line="276" w:lineRule="auto"/>
              <w:jc w:val="center"/>
            </w:pPr>
            <w:r>
              <w:t>9</w:t>
            </w:r>
          </w:p>
        </w:tc>
        <w:tc>
          <w:tcPr>
            <w:tcW w:w="5310" w:type="dxa"/>
            <w:vAlign w:val="center"/>
          </w:tcPr>
          <w:p w14:paraId="6A7F29F4" w14:textId="77777777" w:rsidR="00F323B3" w:rsidRDefault="00F323B3" w:rsidP="00F821D7">
            <w:pPr>
              <w:pStyle w:val="ListParagraph"/>
              <w:spacing w:line="276" w:lineRule="auto"/>
              <w:ind w:left="0"/>
              <w:jc w:val="left"/>
            </w:pPr>
            <w:r>
              <w:t>Theo dõi và đánh giá kết quả</w:t>
            </w:r>
          </w:p>
        </w:tc>
        <w:tc>
          <w:tcPr>
            <w:tcW w:w="1980" w:type="dxa"/>
            <w:vAlign w:val="center"/>
          </w:tcPr>
          <w:p w14:paraId="2B7967C3" w14:textId="77777777" w:rsidR="00F323B3" w:rsidRPr="00D3250A" w:rsidRDefault="00F323B3" w:rsidP="00F821D7">
            <w:pPr>
              <w:pStyle w:val="ListParagraph"/>
              <w:spacing w:line="276" w:lineRule="auto"/>
              <w:ind w:left="0"/>
              <w:jc w:val="center"/>
            </w:pPr>
          </w:p>
        </w:tc>
        <w:tc>
          <w:tcPr>
            <w:tcW w:w="1710" w:type="dxa"/>
            <w:vAlign w:val="center"/>
          </w:tcPr>
          <w:p w14:paraId="6B8E6074" w14:textId="77777777" w:rsidR="00F323B3" w:rsidRPr="00D3250A" w:rsidRDefault="00F323B3" w:rsidP="00F821D7">
            <w:pPr>
              <w:pStyle w:val="ListParagraph"/>
              <w:spacing w:line="276" w:lineRule="auto"/>
              <w:ind w:left="0"/>
              <w:jc w:val="center"/>
            </w:pPr>
            <w:r w:rsidRPr="00D3250A">
              <w:t>3 ngày</w:t>
            </w:r>
          </w:p>
        </w:tc>
      </w:tr>
    </w:tbl>
    <w:p w14:paraId="0FF6AC63" w14:textId="77777777" w:rsidR="007E6436" w:rsidRDefault="007E6436" w:rsidP="007E6436">
      <w:pPr>
        <w:spacing w:line="276" w:lineRule="auto"/>
      </w:pPr>
    </w:p>
    <w:p w14:paraId="3F450E27" w14:textId="6BCEF1B1" w:rsidR="00F323B3" w:rsidRPr="00222977" w:rsidRDefault="007E6436" w:rsidP="006D3981">
      <w:pPr>
        <w:pStyle w:val="ListParagraph"/>
        <w:numPr>
          <w:ilvl w:val="1"/>
          <w:numId w:val="1"/>
        </w:numPr>
        <w:spacing w:line="276" w:lineRule="auto"/>
        <w:outlineLvl w:val="1"/>
        <w:rPr>
          <w:b/>
          <w:bCs/>
        </w:rPr>
      </w:pPr>
      <w:r w:rsidRPr="00222977">
        <w:rPr>
          <w:b/>
          <w:bCs/>
        </w:rPr>
        <w:t>Cách thức</w:t>
      </w:r>
      <w:r w:rsidR="00222977">
        <w:rPr>
          <w:b/>
          <w:bCs/>
        </w:rPr>
        <w:t xml:space="preserve"> cài đặt chương trình</w:t>
      </w:r>
    </w:p>
    <w:p w14:paraId="1360160A" w14:textId="01B10426" w:rsidR="007E6436" w:rsidRDefault="007E6436" w:rsidP="007E6436">
      <w:pPr>
        <w:spacing w:line="276" w:lineRule="auto"/>
      </w:pPr>
      <w:r>
        <w:t>Chương trình có thể triển khai trên HĐH Windows và Linux. Để sử dụng chương trình, thực hiện theo các bước sau:</w:t>
      </w:r>
    </w:p>
    <w:p w14:paraId="7EF8C486" w14:textId="51F40CB9" w:rsidR="0013555A" w:rsidRDefault="0013555A" w:rsidP="007E6436">
      <w:pPr>
        <w:spacing w:line="276" w:lineRule="auto"/>
      </w:pPr>
      <w:r>
        <w:t>Mã SHA-1 kiểm tra toàn vẹn của chương trình:</w:t>
      </w:r>
    </w:p>
    <w:tbl>
      <w:tblPr>
        <w:tblStyle w:val="TableGrid"/>
        <w:tblW w:w="0" w:type="auto"/>
        <w:tblLook w:val="04A0" w:firstRow="1" w:lastRow="0" w:firstColumn="1" w:lastColumn="0" w:noHBand="0" w:noVBand="1"/>
      </w:tblPr>
      <w:tblGrid>
        <w:gridCol w:w="689"/>
        <w:gridCol w:w="2207"/>
        <w:gridCol w:w="6454"/>
      </w:tblGrid>
      <w:tr w:rsidR="0013555A" w:rsidRPr="0013555A" w14:paraId="776D8CFA" w14:textId="77777777" w:rsidTr="0013555A">
        <w:tc>
          <w:tcPr>
            <w:tcW w:w="661" w:type="dxa"/>
          </w:tcPr>
          <w:p w14:paraId="1E64D5EA" w14:textId="526BE1CC" w:rsidR="0013555A" w:rsidRPr="0013555A" w:rsidRDefault="0013555A" w:rsidP="0013555A">
            <w:pPr>
              <w:spacing w:line="276" w:lineRule="auto"/>
              <w:jc w:val="center"/>
              <w:rPr>
                <w:b/>
                <w:bCs/>
              </w:rPr>
            </w:pPr>
            <w:r w:rsidRPr="0013555A">
              <w:rPr>
                <w:b/>
                <w:bCs/>
              </w:rPr>
              <w:t>STT</w:t>
            </w:r>
          </w:p>
        </w:tc>
        <w:tc>
          <w:tcPr>
            <w:tcW w:w="2214" w:type="dxa"/>
          </w:tcPr>
          <w:p w14:paraId="1D6F3B97" w14:textId="5CF170F5" w:rsidR="0013555A" w:rsidRPr="0013555A" w:rsidRDefault="0013555A" w:rsidP="0013555A">
            <w:pPr>
              <w:spacing w:line="276" w:lineRule="auto"/>
              <w:jc w:val="center"/>
              <w:rPr>
                <w:b/>
                <w:bCs/>
              </w:rPr>
            </w:pPr>
            <w:r w:rsidRPr="0013555A">
              <w:rPr>
                <w:b/>
                <w:bCs/>
              </w:rPr>
              <w:t>Filename</w:t>
            </w:r>
          </w:p>
        </w:tc>
        <w:tc>
          <w:tcPr>
            <w:tcW w:w="6475" w:type="dxa"/>
          </w:tcPr>
          <w:p w14:paraId="4F4DD191" w14:textId="6BE12350" w:rsidR="0013555A" w:rsidRPr="0013555A" w:rsidRDefault="0013555A" w:rsidP="0013555A">
            <w:pPr>
              <w:spacing w:line="276" w:lineRule="auto"/>
              <w:jc w:val="center"/>
              <w:rPr>
                <w:b/>
                <w:bCs/>
              </w:rPr>
            </w:pPr>
            <w:r w:rsidRPr="0013555A">
              <w:rPr>
                <w:b/>
                <w:bCs/>
              </w:rPr>
              <w:t>SHA-1</w:t>
            </w:r>
          </w:p>
        </w:tc>
      </w:tr>
      <w:tr w:rsidR="0013555A" w14:paraId="66BE48CF" w14:textId="77777777" w:rsidTr="0013555A">
        <w:tc>
          <w:tcPr>
            <w:tcW w:w="661" w:type="dxa"/>
          </w:tcPr>
          <w:p w14:paraId="40C642D7" w14:textId="371496BE" w:rsidR="0013555A" w:rsidRDefault="0013555A" w:rsidP="0013555A">
            <w:pPr>
              <w:spacing w:line="276" w:lineRule="auto"/>
              <w:jc w:val="center"/>
            </w:pPr>
            <w:r>
              <w:t>1</w:t>
            </w:r>
          </w:p>
        </w:tc>
        <w:tc>
          <w:tcPr>
            <w:tcW w:w="2214" w:type="dxa"/>
          </w:tcPr>
          <w:p w14:paraId="10FEFADD" w14:textId="654B9DB4" w:rsidR="0013555A" w:rsidRDefault="0013555A" w:rsidP="007E6436">
            <w:pPr>
              <w:spacing w:line="276" w:lineRule="auto"/>
            </w:pPr>
            <w:r w:rsidRPr="0013555A">
              <w:t>webshell_scan.exe</w:t>
            </w:r>
          </w:p>
        </w:tc>
        <w:tc>
          <w:tcPr>
            <w:tcW w:w="6475" w:type="dxa"/>
          </w:tcPr>
          <w:p w14:paraId="20EAB213" w14:textId="734344CC" w:rsidR="0013555A" w:rsidRDefault="00185D75" w:rsidP="007E6436">
            <w:pPr>
              <w:spacing w:line="276" w:lineRule="auto"/>
            </w:pPr>
            <w:r w:rsidRPr="00185D75">
              <w:t>3EAE7265F05DD2C5D13AC1BBF8ADFF66D033EDE1</w:t>
            </w:r>
          </w:p>
        </w:tc>
      </w:tr>
      <w:tr w:rsidR="0013555A" w14:paraId="7CAEAFA9" w14:textId="77777777" w:rsidTr="0013555A">
        <w:tc>
          <w:tcPr>
            <w:tcW w:w="661" w:type="dxa"/>
          </w:tcPr>
          <w:p w14:paraId="2CFC1919" w14:textId="2BE7D968" w:rsidR="0013555A" w:rsidRDefault="0013555A" w:rsidP="0013555A">
            <w:pPr>
              <w:spacing w:line="276" w:lineRule="auto"/>
              <w:jc w:val="center"/>
            </w:pPr>
            <w:r>
              <w:t>2</w:t>
            </w:r>
          </w:p>
        </w:tc>
        <w:tc>
          <w:tcPr>
            <w:tcW w:w="2214" w:type="dxa"/>
          </w:tcPr>
          <w:p w14:paraId="5E5B9D23" w14:textId="3F1211B9" w:rsidR="0013555A" w:rsidRDefault="0013555A" w:rsidP="007E6436">
            <w:pPr>
              <w:spacing w:line="276" w:lineRule="auto"/>
            </w:pPr>
            <w:r w:rsidRPr="0013555A">
              <w:t>webshell_scan</w:t>
            </w:r>
          </w:p>
        </w:tc>
        <w:tc>
          <w:tcPr>
            <w:tcW w:w="6475" w:type="dxa"/>
          </w:tcPr>
          <w:p w14:paraId="7BA8255F" w14:textId="402A4694" w:rsidR="0013555A" w:rsidRDefault="00FE0C9E" w:rsidP="007E6436">
            <w:pPr>
              <w:spacing w:line="276" w:lineRule="auto"/>
            </w:pPr>
            <w:r w:rsidRPr="00FE0C9E">
              <w:t>3702671C6D1491FDF11F217F60EA9B9571367A37</w:t>
            </w:r>
            <w:bookmarkStart w:id="13" w:name="_GoBack"/>
            <w:bookmarkEnd w:id="13"/>
          </w:p>
        </w:tc>
      </w:tr>
    </w:tbl>
    <w:p w14:paraId="1A98F292" w14:textId="77777777" w:rsidR="0013555A" w:rsidRDefault="0013555A" w:rsidP="007E6436">
      <w:pPr>
        <w:spacing w:line="276" w:lineRule="auto"/>
      </w:pPr>
    </w:p>
    <w:p w14:paraId="5A388C9C" w14:textId="48208A32" w:rsidR="007E6436" w:rsidRDefault="007E6436" w:rsidP="007E6436">
      <w:pPr>
        <w:spacing w:line="276" w:lineRule="auto"/>
      </w:pPr>
      <w:r>
        <w:t>Bước 1: Kiểm tra kết nối từ máy chủ web tới địa chỉ máy chủ lưu trữ log tập trung qua giao thức SMB: IP- 10.111.177.41, Port – 445, 139.</w:t>
      </w:r>
    </w:p>
    <w:p w14:paraId="23628159" w14:textId="0EBD433C" w:rsidR="007E6436" w:rsidRDefault="007E6436" w:rsidP="007E6436">
      <w:pPr>
        <w:spacing w:line="276" w:lineRule="auto"/>
      </w:pPr>
      <w:r>
        <w:t>Bước 2: Cấu hình cho chương trình:</w:t>
      </w:r>
    </w:p>
    <w:p w14:paraId="0DC91FBB" w14:textId="4BB28BEF" w:rsidR="007E6436" w:rsidRDefault="007E6436" w:rsidP="007E6436">
      <w:pPr>
        <w:pStyle w:val="ListParagraph"/>
        <w:numPr>
          <w:ilvl w:val="0"/>
          <w:numId w:val="6"/>
        </w:numPr>
        <w:spacing w:line="276" w:lineRule="auto"/>
      </w:pPr>
      <w:r>
        <w:t xml:space="preserve">Chỉnh sửa cấu hình cho chương trình nhận biết được thư mục chứa mã nguồn của website cần được quét. Trong tệp tin “config.conf”. Tìm đến hai trường là trường “dir” </w:t>
      </w:r>
      <w:r>
        <w:lastRenderedPageBreak/>
        <w:t>và trường “domain”. Trong đó, “dir” là nơi lưu trữ mã nguồn của website, tương ứng với trường “domain”, nếu máy chủ lưu trữ nhiều mã nguồn của nhiều website.</w:t>
      </w:r>
    </w:p>
    <w:p w14:paraId="1BAF31D5" w14:textId="10812ED0" w:rsidR="007E6436" w:rsidRDefault="007E6436" w:rsidP="007E6436">
      <w:pPr>
        <w:pStyle w:val="ListParagraph"/>
        <w:numPr>
          <w:ilvl w:val="0"/>
          <w:numId w:val="6"/>
        </w:numPr>
        <w:spacing w:line="276" w:lineRule="auto"/>
      </w:pPr>
      <w:r>
        <w:t xml:space="preserve">Trong ví dụ dưới đây, “website1.com” được lưu tại thư mục “C:\website1\”, </w:t>
      </w:r>
      <w:r w:rsidR="00222977">
        <w:t>“</w:t>
      </w:r>
      <w:r>
        <w:t>website2.net</w:t>
      </w:r>
      <w:r w:rsidR="00222977">
        <w:t>”</w:t>
      </w:r>
      <w:r>
        <w:t xml:space="preserve"> được lưu tại thư mục “D:\website2\”</w:t>
      </w:r>
      <w:r w:rsidR="00222977">
        <w:t>.</w:t>
      </w:r>
    </w:p>
    <w:p w14:paraId="16FE408E" w14:textId="77777777" w:rsidR="00B10747" w:rsidRDefault="007E6436" w:rsidP="00B10747">
      <w:pPr>
        <w:keepNext/>
        <w:spacing w:line="276" w:lineRule="auto"/>
        <w:jc w:val="center"/>
      </w:pPr>
      <w:r>
        <w:rPr>
          <w:noProof/>
        </w:rPr>
        <w:drawing>
          <wp:inline distT="0" distB="0" distL="0" distR="0" wp14:anchorId="02753716" wp14:editId="2DC082EB">
            <wp:extent cx="5943600" cy="1880279"/>
            <wp:effectExtent l="19050" t="19050" r="1905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355"/>
                    <a:stretch/>
                  </pic:blipFill>
                  <pic:spPr bwMode="auto">
                    <a:xfrm>
                      <a:off x="0" y="0"/>
                      <a:ext cx="5943600" cy="188027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6E28220" w14:textId="4B7CFDD6" w:rsidR="00222977" w:rsidRDefault="00B10747" w:rsidP="00B10747">
      <w:pPr>
        <w:pStyle w:val="Caption"/>
      </w:pPr>
      <w:r>
        <w:t xml:space="preserve">Hình </w:t>
      </w:r>
      <w:r w:rsidR="00185D75">
        <w:fldChar w:fldCharType="begin"/>
      </w:r>
      <w:r w:rsidR="00185D75">
        <w:instrText xml:space="preserve"> SEQ Hình \* ARABIC </w:instrText>
      </w:r>
      <w:r w:rsidR="00185D75">
        <w:fldChar w:fldCharType="separate"/>
      </w:r>
      <w:r>
        <w:rPr>
          <w:noProof/>
        </w:rPr>
        <w:t>2</w:t>
      </w:r>
      <w:r w:rsidR="00185D75">
        <w:rPr>
          <w:noProof/>
        </w:rPr>
        <w:fldChar w:fldCharType="end"/>
      </w:r>
      <w:r>
        <w:t>: Cấu hình ví dụ của chương trình.</w:t>
      </w:r>
    </w:p>
    <w:p w14:paraId="38137221" w14:textId="35DE98C5" w:rsidR="00222977" w:rsidRDefault="00C32754" w:rsidP="00222977">
      <w:pPr>
        <w:pStyle w:val="ListParagraph"/>
        <w:numPr>
          <w:ilvl w:val="0"/>
          <w:numId w:val="6"/>
        </w:numPr>
        <w:spacing w:line="276" w:lineRule="auto"/>
      </w:pPr>
      <w:r>
        <w:t>Đối với Windows, t</w:t>
      </w:r>
      <w:r w:rsidR="00222977">
        <w:t>rường “</w:t>
      </w:r>
      <w:r w:rsidR="00222977" w:rsidRPr="00222977">
        <w:t>days_interval =</w:t>
      </w:r>
      <w:r w:rsidR="00222977">
        <w:t>”</w:t>
      </w:r>
      <w:r>
        <w:t xml:space="preserve"> dùng</w:t>
      </w:r>
      <w:r w:rsidR="00222977">
        <w:t xml:space="preserve"> để cấu hình số ngày mà chương trình sẽ được lập lịch để thực thi. Nếu để trống sẽ thực thi sau 30 ngày</w:t>
      </w:r>
      <w:r>
        <w:t xml:space="preserve"> và vào 22h00</w:t>
      </w:r>
      <w:r w:rsidR="00222977">
        <w:t xml:space="preserve"> trên Windows. Khuyến cáo để mặc định trường này.</w:t>
      </w:r>
    </w:p>
    <w:p w14:paraId="454B6431" w14:textId="0F8013F3" w:rsidR="00C32754" w:rsidRDefault="00C32754" w:rsidP="00222977">
      <w:pPr>
        <w:pStyle w:val="ListParagraph"/>
        <w:numPr>
          <w:ilvl w:val="0"/>
          <w:numId w:val="6"/>
        </w:numPr>
        <w:spacing w:line="276" w:lineRule="auto"/>
      </w:pPr>
      <w:r>
        <w:t>Đối với Linux, trường “crontab =”  dùng để cấu hình crontab cho chương trình lập lịch thực thi. Nếu để trống giá trị crontab mặc định là 0 22 1 * *, tức là chương trình thực thi vào ngày đầu tiên của tháng lúc 22h00 trên Linux. Khuyến cáo để mặc định trường này.</w:t>
      </w:r>
    </w:p>
    <w:p w14:paraId="5880AB28" w14:textId="696611FD" w:rsidR="001239BE" w:rsidRDefault="001239BE" w:rsidP="00222977">
      <w:pPr>
        <w:pStyle w:val="ListParagraph"/>
        <w:numPr>
          <w:ilvl w:val="0"/>
          <w:numId w:val="6"/>
        </w:numPr>
        <w:spacing w:line="276" w:lineRule="auto"/>
      </w:pPr>
      <w:r>
        <w:t>Lưu lại tệp tin cấu hình.</w:t>
      </w:r>
    </w:p>
    <w:p w14:paraId="20BB1059" w14:textId="144D1316" w:rsidR="00222977" w:rsidRDefault="00222977" w:rsidP="00222977">
      <w:pPr>
        <w:spacing w:line="276" w:lineRule="auto"/>
        <w:ind w:left="360"/>
      </w:pPr>
      <w:r>
        <w:t xml:space="preserve">Bước 3: </w:t>
      </w:r>
      <w:r w:rsidR="001239BE">
        <w:t xml:space="preserve">Sau khi đã chỉnh sửa tệp tin cấu hình và lưu lại. </w:t>
      </w:r>
      <w:r>
        <w:t>Thực thi chương trình.</w:t>
      </w:r>
    </w:p>
    <w:p w14:paraId="2CC70EA6" w14:textId="257D6305" w:rsidR="00222977" w:rsidRDefault="00222977" w:rsidP="00222977">
      <w:pPr>
        <w:pStyle w:val="ListParagraph"/>
        <w:numPr>
          <w:ilvl w:val="0"/>
          <w:numId w:val="6"/>
        </w:numPr>
        <w:spacing w:line="276" w:lineRule="auto"/>
      </w:pPr>
      <w:r>
        <w:t>Trên Windows, thực thi chương trình với quyền Administrator Local.</w:t>
      </w:r>
      <w:r w:rsidR="001239BE">
        <w:t xml:space="preserve"> Bấm chuột phải vào chương trình “</w:t>
      </w:r>
      <w:r w:rsidR="001239BE" w:rsidRPr="001239BE">
        <w:t>webshell_scan</w:t>
      </w:r>
      <w:r w:rsidR="001239BE">
        <w:t>.exe” và chọn “Run as Administrator”.</w:t>
      </w:r>
    </w:p>
    <w:p w14:paraId="43C96C01" w14:textId="1BAFE11C" w:rsidR="00222977" w:rsidRDefault="00222977" w:rsidP="00222977">
      <w:pPr>
        <w:pStyle w:val="ListParagraph"/>
        <w:numPr>
          <w:ilvl w:val="0"/>
          <w:numId w:val="6"/>
        </w:numPr>
        <w:spacing w:line="276" w:lineRule="auto"/>
      </w:pPr>
      <w:r>
        <w:t xml:space="preserve">Trên Linux, thực thi chương trình bằng cách chạy câu lệnh “chmod +x </w:t>
      </w:r>
      <w:r w:rsidRPr="00222977">
        <w:t>webshell_scan</w:t>
      </w:r>
      <w:r>
        <w:t xml:space="preserve"> &amp;&amp; ./</w:t>
      </w:r>
      <w:r w:rsidRPr="00222977">
        <w:t>webshell_scan</w:t>
      </w:r>
      <w:r>
        <w:t>”.</w:t>
      </w:r>
    </w:p>
    <w:p w14:paraId="5B8E4E73" w14:textId="77777777" w:rsidR="007E6436" w:rsidRPr="007E6436" w:rsidRDefault="007E6436" w:rsidP="007E6436">
      <w:pPr>
        <w:pStyle w:val="ListParagraph"/>
        <w:spacing w:line="276" w:lineRule="auto"/>
      </w:pPr>
    </w:p>
    <w:p w14:paraId="1E3B185A" w14:textId="77DC5B52" w:rsidR="00D603C2" w:rsidRPr="00F323B3" w:rsidRDefault="00D603C2" w:rsidP="00F821D7">
      <w:pPr>
        <w:pStyle w:val="ListParagraph"/>
        <w:numPr>
          <w:ilvl w:val="0"/>
          <w:numId w:val="1"/>
        </w:numPr>
        <w:spacing w:line="276" w:lineRule="auto"/>
        <w:outlineLvl w:val="0"/>
        <w:rPr>
          <w:b/>
          <w:bCs/>
          <w:lang w:val="vi-VN"/>
        </w:rPr>
      </w:pPr>
      <w:bookmarkStart w:id="14" w:name="_Toc71816806"/>
      <w:r w:rsidRPr="00F323B3">
        <w:rPr>
          <w:b/>
          <w:bCs/>
          <w:lang w:val="vi-VN"/>
        </w:rPr>
        <w:t>Kết quả thí điểm</w:t>
      </w:r>
      <w:bookmarkEnd w:id="14"/>
    </w:p>
    <w:p w14:paraId="654B0FEE" w14:textId="3E4BC14B" w:rsidR="00D603C2" w:rsidRPr="00F323B3" w:rsidRDefault="00D603C2" w:rsidP="00F821D7">
      <w:pPr>
        <w:pStyle w:val="ListParagraph"/>
        <w:numPr>
          <w:ilvl w:val="1"/>
          <w:numId w:val="1"/>
        </w:numPr>
        <w:spacing w:line="276" w:lineRule="auto"/>
        <w:outlineLvl w:val="1"/>
        <w:rPr>
          <w:b/>
          <w:bCs/>
          <w:lang w:val="vi-VN"/>
        </w:rPr>
      </w:pPr>
      <w:bookmarkStart w:id="15" w:name="_Toc71816807"/>
      <w:r w:rsidRPr="00F323B3">
        <w:rPr>
          <w:b/>
          <w:bCs/>
          <w:lang w:val="vi-VN"/>
        </w:rPr>
        <w:t>Dữ liệu sử dụng</w:t>
      </w:r>
      <w:bookmarkEnd w:id="15"/>
    </w:p>
    <w:p w14:paraId="3082CBAC" w14:textId="77777777" w:rsidR="00F323B3" w:rsidRPr="00F323B3" w:rsidRDefault="00F323B3" w:rsidP="00F821D7">
      <w:pPr>
        <w:spacing w:line="276" w:lineRule="auto"/>
        <w:rPr>
          <w:lang w:val="en-GB"/>
        </w:rPr>
      </w:pPr>
      <w:r w:rsidRPr="00F323B3">
        <w:rPr>
          <w:lang w:val="en-GB"/>
        </w:rPr>
        <w:t>Dữ liệu sử dụng để đánh giá hiệu năng của công cụ scan webshell bao gồm mã nguồn các webshell độc hại từ Github và mã nguồn web sạch không chứa webshell:</w:t>
      </w:r>
    </w:p>
    <w:p w14:paraId="24CC5702" w14:textId="77777777" w:rsidR="00F323B3" w:rsidRPr="00F323B3" w:rsidRDefault="00F323B3" w:rsidP="00F821D7">
      <w:pPr>
        <w:spacing w:line="276" w:lineRule="auto"/>
        <w:rPr>
          <w:lang w:val="en-GB"/>
        </w:rPr>
      </w:pPr>
      <w:r w:rsidRPr="00F323B3">
        <w:rPr>
          <w:lang w:val="en-GB"/>
        </w:rPr>
        <w:t>Mã nguồn webshell:</w:t>
      </w:r>
    </w:p>
    <w:p w14:paraId="4E32B32E" w14:textId="77777777" w:rsidR="00F323B3" w:rsidRPr="00F323B3" w:rsidRDefault="00185D75" w:rsidP="00F821D7">
      <w:pPr>
        <w:numPr>
          <w:ilvl w:val="0"/>
          <w:numId w:val="3"/>
        </w:numPr>
        <w:spacing w:line="276" w:lineRule="auto"/>
        <w:rPr>
          <w:lang w:val="en-GB"/>
        </w:rPr>
      </w:pPr>
      <w:hyperlink r:id="rId10" w:history="1">
        <w:r w:rsidR="00F323B3" w:rsidRPr="00F323B3">
          <w:rPr>
            <w:rStyle w:val="Hyperlink"/>
            <w:lang w:val="en-GB"/>
          </w:rPr>
          <w:t>https://github.com/xl7dev/WebShell</w:t>
        </w:r>
      </w:hyperlink>
    </w:p>
    <w:p w14:paraId="0A10C22F" w14:textId="77777777" w:rsidR="00F323B3" w:rsidRPr="00F323B3" w:rsidRDefault="00F323B3" w:rsidP="00F821D7">
      <w:pPr>
        <w:numPr>
          <w:ilvl w:val="1"/>
          <w:numId w:val="3"/>
        </w:numPr>
        <w:spacing w:line="276" w:lineRule="auto"/>
        <w:rPr>
          <w:lang w:val="en-GB"/>
        </w:rPr>
      </w:pPr>
      <w:r w:rsidRPr="00F323B3">
        <w:rPr>
          <w:lang w:val="en-GB"/>
        </w:rPr>
        <w:lastRenderedPageBreak/>
        <w:t>Tổng cộng có 536 file, bao gồm các loại webshell thuộc định dạng phổ biến.</w:t>
      </w:r>
    </w:p>
    <w:p w14:paraId="3FF629B7" w14:textId="77777777" w:rsidR="00F323B3" w:rsidRPr="00F323B3" w:rsidRDefault="00185D75" w:rsidP="00F821D7">
      <w:pPr>
        <w:numPr>
          <w:ilvl w:val="0"/>
          <w:numId w:val="3"/>
        </w:numPr>
        <w:spacing w:line="276" w:lineRule="auto"/>
        <w:rPr>
          <w:lang w:val="en-GB"/>
        </w:rPr>
      </w:pPr>
      <w:hyperlink r:id="rId11" w:history="1">
        <w:r w:rsidR="00F323B3" w:rsidRPr="00F323B3">
          <w:rPr>
            <w:rStyle w:val="Hyperlink"/>
            <w:lang w:val="en-GB"/>
          </w:rPr>
          <w:t>https://github.com/tennc/webshell</w:t>
        </w:r>
      </w:hyperlink>
    </w:p>
    <w:p w14:paraId="61AB2480" w14:textId="77777777" w:rsidR="00F323B3" w:rsidRPr="00F323B3" w:rsidRDefault="00F323B3" w:rsidP="00F821D7">
      <w:pPr>
        <w:numPr>
          <w:ilvl w:val="1"/>
          <w:numId w:val="3"/>
        </w:numPr>
        <w:spacing w:line="276" w:lineRule="auto"/>
        <w:rPr>
          <w:lang w:val="en-GB"/>
        </w:rPr>
      </w:pPr>
      <w:r w:rsidRPr="00F323B3">
        <w:rPr>
          <w:lang w:val="en-GB"/>
        </w:rPr>
        <w:t>Tổng cộng có 1110 file, bao gồm các loại webshell thuộc định dạng phổ biến.</w:t>
      </w:r>
    </w:p>
    <w:p w14:paraId="7DA4263A" w14:textId="77777777" w:rsidR="00F323B3" w:rsidRPr="00F323B3" w:rsidRDefault="00185D75" w:rsidP="00F821D7">
      <w:pPr>
        <w:numPr>
          <w:ilvl w:val="0"/>
          <w:numId w:val="3"/>
        </w:numPr>
        <w:spacing w:line="276" w:lineRule="auto"/>
        <w:rPr>
          <w:lang w:val="en-GB"/>
        </w:rPr>
      </w:pPr>
      <w:hyperlink r:id="rId12" w:history="1">
        <w:r w:rsidR="00F323B3" w:rsidRPr="00F323B3">
          <w:rPr>
            <w:rStyle w:val="Hyperlink"/>
            <w:lang w:val="en-GB"/>
          </w:rPr>
          <w:t>https://github.com/JohnTroony/php-webshells</w:t>
        </w:r>
      </w:hyperlink>
    </w:p>
    <w:p w14:paraId="1D5B7635" w14:textId="77777777" w:rsidR="00F323B3" w:rsidRPr="00F323B3" w:rsidRDefault="00F323B3" w:rsidP="00F821D7">
      <w:pPr>
        <w:numPr>
          <w:ilvl w:val="1"/>
          <w:numId w:val="3"/>
        </w:numPr>
        <w:spacing w:line="276" w:lineRule="auto"/>
        <w:rPr>
          <w:lang w:val="en-GB"/>
        </w:rPr>
      </w:pPr>
      <w:r w:rsidRPr="00F323B3">
        <w:rPr>
          <w:lang w:val="en-GB"/>
        </w:rPr>
        <w:t>Tổng cộng có 119 file, bao gồm các loại webshell thuộc định dạng phổ biến.</w:t>
      </w:r>
    </w:p>
    <w:p w14:paraId="58D2A1E6" w14:textId="77777777" w:rsidR="00F323B3" w:rsidRPr="00F323B3" w:rsidRDefault="00185D75" w:rsidP="00F821D7">
      <w:pPr>
        <w:numPr>
          <w:ilvl w:val="0"/>
          <w:numId w:val="3"/>
        </w:numPr>
        <w:spacing w:line="276" w:lineRule="auto"/>
        <w:rPr>
          <w:lang w:val="en-GB"/>
        </w:rPr>
      </w:pPr>
      <w:hyperlink r:id="rId13" w:history="1">
        <w:r w:rsidR="00F323B3" w:rsidRPr="00F323B3">
          <w:rPr>
            <w:rStyle w:val="Hyperlink"/>
            <w:lang w:val="en-GB"/>
          </w:rPr>
          <w:t>https://github.com/tanjiti/webshellSample</w:t>
        </w:r>
      </w:hyperlink>
    </w:p>
    <w:p w14:paraId="2399DBCF" w14:textId="77777777" w:rsidR="00F323B3" w:rsidRPr="00F323B3" w:rsidRDefault="00F323B3" w:rsidP="00F821D7">
      <w:pPr>
        <w:numPr>
          <w:ilvl w:val="1"/>
          <w:numId w:val="3"/>
        </w:numPr>
        <w:spacing w:line="276" w:lineRule="auto"/>
        <w:rPr>
          <w:lang w:val="en-GB"/>
        </w:rPr>
      </w:pPr>
      <w:r w:rsidRPr="00F323B3">
        <w:rPr>
          <w:lang w:val="en-GB"/>
        </w:rPr>
        <w:t>Tổng cộng có 502 file, bao gồm các loại webshell thuộc định dạng phổ biến.</w:t>
      </w:r>
    </w:p>
    <w:p w14:paraId="60925336" w14:textId="77777777" w:rsidR="00F323B3" w:rsidRPr="00F323B3" w:rsidRDefault="00185D75" w:rsidP="00F821D7">
      <w:pPr>
        <w:numPr>
          <w:ilvl w:val="0"/>
          <w:numId w:val="3"/>
        </w:numPr>
        <w:spacing w:line="276" w:lineRule="auto"/>
        <w:rPr>
          <w:lang w:val="en-GB"/>
        </w:rPr>
      </w:pPr>
      <w:hyperlink r:id="rId14" w:history="1">
        <w:r w:rsidR="00F323B3" w:rsidRPr="00F323B3">
          <w:rPr>
            <w:rStyle w:val="Hyperlink"/>
            <w:lang w:val="en-GB"/>
          </w:rPr>
          <w:t>https://github.com/ysrc/webshell-sample</w:t>
        </w:r>
      </w:hyperlink>
    </w:p>
    <w:p w14:paraId="688F359A" w14:textId="77777777" w:rsidR="00F323B3" w:rsidRPr="00F323B3" w:rsidRDefault="00F323B3" w:rsidP="00F821D7">
      <w:pPr>
        <w:numPr>
          <w:ilvl w:val="1"/>
          <w:numId w:val="3"/>
        </w:numPr>
        <w:spacing w:line="276" w:lineRule="auto"/>
        <w:rPr>
          <w:lang w:val="en-GB"/>
        </w:rPr>
      </w:pPr>
      <w:r w:rsidRPr="00F323B3">
        <w:rPr>
          <w:lang w:val="en-GB"/>
        </w:rPr>
        <w:t>Tổng cộng có 2476 file, bao gồm các loại webshell thuộc định dạng phổ biến.</w:t>
      </w:r>
    </w:p>
    <w:p w14:paraId="59083FDE" w14:textId="77777777" w:rsidR="00F323B3" w:rsidRPr="00F323B3" w:rsidRDefault="00F323B3" w:rsidP="00F821D7">
      <w:pPr>
        <w:spacing w:line="276" w:lineRule="auto"/>
        <w:rPr>
          <w:lang w:val="en-GB"/>
        </w:rPr>
      </w:pPr>
      <w:r w:rsidRPr="00F323B3">
        <w:rPr>
          <w:lang w:val="en-GB"/>
        </w:rPr>
        <w:t>Mã nguồn web sạch:</w:t>
      </w:r>
    </w:p>
    <w:p w14:paraId="2C870935" w14:textId="77777777" w:rsidR="00F323B3" w:rsidRPr="00F323B3" w:rsidRDefault="00185D75" w:rsidP="00F821D7">
      <w:pPr>
        <w:numPr>
          <w:ilvl w:val="0"/>
          <w:numId w:val="4"/>
        </w:numPr>
        <w:spacing w:line="276" w:lineRule="auto"/>
        <w:rPr>
          <w:lang w:val="en-GB"/>
        </w:rPr>
      </w:pPr>
      <w:hyperlink r:id="rId15" w:history="1">
        <w:r w:rsidR="00F323B3" w:rsidRPr="00F323B3">
          <w:rPr>
            <w:rStyle w:val="Hyperlink"/>
            <w:lang w:val="en-GB"/>
          </w:rPr>
          <w:t>https://github.com/woocommerce/woocommerce</w:t>
        </w:r>
      </w:hyperlink>
    </w:p>
    <w:p w14:paraId="5378FCC3" w14:textId="77777777" w:rsidR="00F323B3" w:rsidRPr="00F323B3" w:rsidRDefault="00F323B3" w:rsidP="00F821D7">
      <w:pPr>
        <w:numPr>
          <w:ilvl w:val="1"/>
          <w:numId w:val="4"/>
        </w:numPr>
        <w:spacing w:line="276" w:lineRule="auto"/>
        <w:rPr>
          <w:lang w:val="en-GB"/>
        </w:rPr>
      </w:pPr>
      <w:r w:rsidRPr="00F323B3">
        <w:rPr>
          <w:lang w:val="en-GB"/>
        </w:rPr>
        <w:t>Tổng cộng có 865 file lành tính, cùng thuộc các định dạng webshell phổ biến trên.</w:t>
      </w:r>
    </w:p>
    <w:p w14:paraId="63859BC1" w14:textId="77777777" w:rsidR="00F323B3" w:rsidRPr="00F323B3" w:rsidRDefault="00185D75" w:rsidP="00F821D7">
      <w:pPr>
        <w:numPr>
          <w:ilvl w:val="0"/>
          <w:numId w:val="4"/>
        </w:numPr>
        <w:spacing w:line="276" w:lineRule="auto"/>
        <w:rPr>
          <w:lang w:val="en-GB"/>
        </w:rPr>
      </w:pPr>
      <w:hyperlink r:id="rId16" w:history="1">
        <w:r w:rsidR="00F323B3" w:rsidRPr="00F323B3">
          <w:rPr>
            <w:rStyle w:val="Hyperlink"/>
            <w:lang w:val="en-GB"/>
          </w:rPr>
          <w:t>https://123code.vn/do-an/chia-se-mien-phi-source-code-web-ban-hang-gan-giong-tgdd-wordpress-full-data.html</w:t>
        </w:r>
      </w:hyperlink>
      <w:r w:rsidR="00F323B3" w:rsidRPr="00F323B3">
        <w:rPr>
          <w:lang w:val="en-GB"/>
        </w:rPr>
        <w:t xml:space="preserve"> (/banhangthegioididong)</w:t>
      </w:r>
    </w:p>
    <w:p w14:paraId="17B52FEE" w14:textId="77777777" w:rsidR="00F323B3" w:rsidRPr="00F323B3" w:rsidRDefault="00F323B3" w:rsidP="00F821D7">
      <w:pPr>
        <w:numPr>
          <w:ilvl w:val="1"/>
          <w:numId w:val="4"/>
        </w:numPr>
        <w:spacing w:line="276" w:lineRule="auto"/>
        <w:rPr>
          <w:lang w:val="en-GB"/>
        </w:rPr>
      </w:pPr>
      <w:r w:rsidRPr="00F323B3">
        <w:rPr>
          <w:lang w:val="en-GB"/>
        </w:rPr>
        <w:t>Tổng cộng có 5985 file lành tính, cùng thuộc các định dạng webshell phổ biến trên.</w:t>
      </w:r>
    </w:p>
    <w:p w14:paraId="1CFC77C2" w14:textId="77777777" w:rsidR="00F323B3" w:rsidRPr="00F323B3" w:rsidRDefault="00185D75" w:rsidP="00F821D7">
      <w:pPr>
        <w:numPr>
          <w:ilvl w:val="0"/>
          <w:numId w:val="4"/>
        </w:numPr>
        <w:spacing w:line="276" w:lineRule="auto"/>
        <w:rPr>
          <w:lang w:val="en-GB"/>
        </w:rPr>
      </w:pPr>
      <w:hyperlink r:id="rId17" w:history="1">
        <w:r w:rsidR="00F323B3" w:rsidRPr="00F323B3">
          <w:rPr>
            <w:rStyle w:val="Hyperlink"/>
            <w:lang w:val="en-GB"/>
          </w:rPr>
          <w:t>https://123code.vn/do-an/chia-se-mien-phi-source-code-web-ban-hang-bang-wordpress-chuan-seo.html</w:t>
        </w:r>
      </w:hyperlink>
      <w:r w:rsidR="00F323B3" w:rsidRPr="00F323B3">
        <w:rPr>
          <w:lang w:val="en-GB"/>
        </w:rPr>
        <w:t xml:space="preserve"> (/antien123code.vn)</w:t>
      </w:r>
    </w:p>
    <w:p w14:paraId="1C8B0D18" w14:textId="77777777" w:rsidR="00F323B3" w:rsidRPr="00F323B3" w:rsidRDefault="00F323B3" w:rsidP="00F821D7">
      <w:pPr>
        <w:numPr>
          <w:ilvl w:val="1"/>
          <w:numId w:val="4"/>
        </w:numPr>
        <w:spacing w:line="276" w:lineRule="auto"/>
        <w:rPr>
          <w:lang w:val="en-GB"/>
        </w:rPr>
      </w:pPr>
      <w:r w:rsidRPr="00F323B3">
        <w:rPr>
          <w:lang w:val="en-GB"/>
        </w:rPr>
        <w:t>Tổng cộng có 3355 file lành tính, cùng thuộc các định dạng webshell phổ biến trên.</w:t>
      </w:r>
    </w:p>
    <w:p w14:paraId="1D820D5D" w14:textId="77777777" w:rsidR="00F323B3" w:rsidRPr="00F323B3" w:rsidRDefault="00185D75" w:rsidP="00F821D7">
      <w:pPr>
        <w:numPr>
          <w:ilvl w:val="0"/>
          <w:numId w:val="4"/>
        </w:numPr>
        <w:spacing w:line="276" w:lineRule="auto"/>
        <w:rPr>
          <w:lang w:val="en-GB"/>
        </w:rPr>
      </w:pPr>
      <w:hyperlink r:id="rId18" w:history="1">
        <w:r w:rsidR="00F323B3" w:rsidRPr="00F323B3">
          <w:rPr>
            <w:rStyle w:val="Hyperlink"/>
            <w:lang w:val="en-GB"/>
          </w:rPr>
          <w:t>https://123code.vn/do-an/chia-se-source-code-website-tour-du-lich-wordpress-chuan-seo-mien-phi.html</w:t>
        </w:r>
      </w:hyperlink>
      <w:r w:rsidR="00F323B3" w:rsidRPr="00F323B3">
        <w:rPr>
          <w:lang w:val="en-GB"/>
        </w:rPr>
        <w:t xml:space="preserve"> (/tourdulich)</w:t>
      </w:r>
    </w:p>
    <w:p w14:paraId="7B432818" w14:textId="214772BE" w:rsidR="00F323B3" w:rsidRPr="00AE716E" w:rsidRDefault="00F323B3" w:rsidP="00F821D7">
      <w:pPr>
        <w:pStyle w:val="ListParagraph"/>
        <w:numPr>
          <w:ilvl w:val="1"/>
          <w:numId w:val="4"/>
        </w:numPr>
        <w:spacing w:line="276" w:lineRule="auto"/>
        <w:rPr>
          <w:lang w:val="vi-VN"/>
        </w:rPr>
      </w:pPr>
      <w:r w:rsidRPr="00AE716E">
        <w:rPr>
          <w:lang w:val="en-GB"/>
        </w:rPr>
        <w:t>Tổng cộng có 4906 file lành tính, cùng thuộc các định dạng webshell phổ biến trên</w:t>
      </w:r>
    </w:p>
    <w:p w14:paraId="48D4AE93" w14:textId="77777777" w:rsidR="00F323B3" w:rsidRPr="00F323B3" w:rsidRDefault="00D603C2" w:rsidP="00F821D7">
      <w:pPr>
        <w:pStyle w:val="ListParagraph"/>
        <w:numPr>
          <w:ilvl w:val="1"/>
          <w:numId w:val="1"/>
        </w:numPr>
        <w:spacing w:line="276" w:lineRule="auto"/>
        <w:outlineLvl w:val="1"/>
        <w:rPr>
          <w:b/>
          <w:bCs/>
          <w:lang w:val="vi-VN"/>
        </w:rPr>
      </w:pPr>
      <w:bookmarkStart w:id="16" w:name="_Toc71816808"/>
      <w:r w:rsidRPr="00F323B3">
        <w:rPr>
          <w:b/>
          <w:bCs/>
          <w:lang w:val="vi-VN"/>
        </w:rPr>
        <w:t>Kết quả rà soát webshell</w:t>
      </w:r>
      <w:bookmarkEnd w:id="16"/>
    </w:p>
    <w:p w14:paraId="338889E9" w14:textId="1C5FF015" w:rsidR="00F323B3" w:rsidRDefault="00F323B3" w:rsidP="00F821D7">
      <w:pPr>
        <w:spacing w:line="276" w:lineRule="auto"/>
        <w:rPr>
          <w:lang w:val="en-GB" w:bidi="en-US"/>
        </w:rPr>
      </w:pPr>
      <w:r w:rsidRPr="00F323B3">
        <w:rPr>
          <w:lang w:val="en-GB" w:bidi="en-US"/>
        </w:rPr>
        <w:t>Sau khi tải mã nguồn trên về, Nhóm giám sát và điều tra đã thực hiện chạy công cụ scan webshell trên các thư mục mã nguồn đó và cho kết quả như sau:</w:t>
      </w:r>
    </w:p>
    <w:tbl>
      <w:tblPr>
        <w:tblStyle w:val="TableGrid"/>
        <w:tblW w:w="0" w:type="auto"/>
        <w:tblCellMar>
          <w:top w:w="72" w:type="dxa"/>
          <w:left w:w="144" w:type="dxa"/>
          <w:bottom w:w="72" w:type="dxa"/>
          <w:right w:w="144" w:type="dxa"/>
        </w:tblCellMar>
        <w:tblLook w:val="04A0" w:firstRow="1" w:lastRow="0" w:firstColumn="1" w:lastColumn="0" w:noHBand="0" w:noVBand="1"/>
      </w:tblPr>
      <w:tblGrid>
        <w:gridCol w:w="761"/>
        <w:gridCol w:w="2649"/>
        <w:gridCol w:w="1049"/>
        <w:gridCol w:w="1205"/>
        <w:gridCol w:w="1252"/>
        <w:gridCol w:w="1246"/>
        <w:gridCol w:w="1188"/>
      </w:tblGrid>
      <w:tr w:rsidR="00F323B3" w:rsidRPr="00775A00" w14:paraId="3D3F4E4B" w14:textId="77777777" w:rsidTr="00EC1579">
        <w:tc>
          <w:tcPr>
            <w:tcW w:w="761" w:type="dxa"/>
            <w:vAlign w:val="center"/>
          </w:tcPr>
          <w:p w14:paraId="5928841E" w14:textId="77777777" w:rsidR="00F323B3" w:rsidRPr="00775A00" w:rsidRDefault="00F323B3" w:rsidP="00F821D7">
            <w:pPr>
              <w:spacing w:line="276" w:lineRule="auto"/>
              <w:jc w:val="center"/>
              <w:rPr>
                <w:b/>
                <w:lang w:val="en-GB" w:bidi="en-US"/>
              </w:rPr>
            </w:pPr>
            <w:r w:rsidRPr="00775A00">
              <w:rPr>
                <w:b/>
                <w:lang w:val="en-GB" w:bidi="en-US"/>
              </w:rPr>
              <w:lastRenderedPageBreak/>
              <w:t>STT</w:t>
            </w:r>
          </w:p>
        </w:tc>
        <w:tc>
          <w:tcPr>
            <w:tcW w:w="2649" w:type="dxa"/>
            <w:vAlign w:val="center"/>
          </w:tcPr>
          <w:p w14:paraId="0261513D" w14:textId="77777777" w:rsidR="00F323B3" w:rsidRPr="00775A00" w:rsidRDefault="00F323B3" w:rsidP="00F821D7">
            <w:pPr>
              <w:spacing w:line="276" w:lineRule="auto"/>
              <w:jc w:val="center"/>
              <w:rPr>
                <w:b/>
                <w:lang w:val="en-GB" w:bidi="en-US"/>
              </w:rPr>
            </w:pPr>
            <w:r w:rsidRPr="00775A00">
              <w:rPr>
                <w:b/>
                <w:lang w:val="en-GB" w:bidi="en-US"/>
              </w:rPr>
              <w:t>Mã nguồn</w:t>
            </w:r>
          </w:p>
        </w:tc>
        <w:tc>
          <w:tcPr>
            <w:tcW w:w="1049" w:type="dxa"/>
            <w:vAlign w:val="center"/>
          </w:tcPr>
          <w:p w14:paraId="6A763892" w14:textId="77777777" w:rsidR="00F323B3" w:rsidRPr="00775A00" w:rsidRDefault="00F323B3" w:rsidP="00F821D7">
            <w:pPr>
              <w:spacing w:line="276" w:lineRule="auto"/>
              <w:jc w:val="center"/>
              <w:rPr>
                <w:b/>
                <w:lang w:val="en-GB" w:bidi="en-US"/>
              </w:rPr>
            </w:pPr>
            <w:r w:rsidRPr="00775A00">
              <w:rPr>
                <w:b/>
                <w:lang w:val="en-GB" w:bidi="en-US"/>
              </w:rPr>
              <w:t>Tổng số file</w:t>
            </w:r>
          </w:p>
        </w:tc>
        <w:tc>
          <w:tcPr>
            <w:tcW w:w="1205" w:type="dxa"/>
            <w:vAlign w:val="center"/>
          </w:tcPr>
          <w:p w14:paraId="546527B6" w14:textId="77777777" w:rsidR="00F323B3" w:rsidRPr="00775A00" w:rsidRDefault="00F323B3" w:rsidP="00F821D7">
            <w:pPr>
              <w:spacing w:line="276" w:lineRule="auto"/>
              <w:jc w:val="center"/>
              <w:rPr>
                <w:b/>
                <w:lang w:val="en-GB" w:bidi="en-US"/>
              </w:rPr>
            </w:pPr>
            <w:r>
              <w:rPr>
                <w:b/>
                <w:lang w:val="en-GB" w:bidi="en-US"/>
              </w:rPr>
              <w:t>Cho là webshell</w:t>
            </w:r>
          </w:p>
        </w:tc>
        <w:tc>
          <w:tcPr>
            <w:tcW w:w="1252" w:type="dxa"/>
            <w:vAlign w:val="center"/>
          </w:tcPr>
          <w:p w14:paraId="47B14676" w14:textId="77777777" w:rsidR="00F323B3" w:rsidRPr="00775A00" w:rsidRDefault="00F323B3" w:rsidP="00F821D7">
            <w:pPr>
              <w:spacing w:line="276" w:lineRule="auto"/>
              <w:jc w:val="center"/>
              <w:rPr>
                <w:b/>
                <w:lang w:val="en-GB" w:bidi="en-US"/>
              </w:rPr>
            </w:pPr>
            <w:r>
              <w:rPr>
                <w:b/>
                <w:lang w:val="en-GB" w:bidi="en-US"/>
              </w:rPr>
              <w:t>Không cho là webshell</w:t>
            </w:r>
          </w:p>
        </w:tc>
        <w:tc>
          <w:tcPr>
            <w:tcW w:w="1246" w:type="dxa"/>
            <w:vAlign w:val="center"/>
          </w:tcPr>
          <w:p w14:paraId="76E8F26F" w14:textId="77777777" w:rsidR="00F323B3" w:rsidRPr="00775A00" w:rsidRDefault="00F323B3" w:rsidP="00F821D7">
            <w:pPr>
              <w:spacing w:line="276" w:lineRule="auto"/>
              <w:jc w:val="center"/>
              <w:rPr>
                <w:b/>
                <w:lang w:val="en-GB" w:bidi="en-US"/>
              </w:rPr>
            </w:pPr>
            <w:r w:rsidRPr="00775A00">
              <w:rPr>
                <w:b/>
                <w:lang w:val="en-GB" w:bidi="en-US"/>
              </w:rPr>
              <w:t xml:space="preserve">Tỉ lệ </w:t>
            </w:r>
            <w:r>
              <w:rPr>
                <w:b/>
                <w:lang w:val="en-GB" w:bidi="en-US"/>
              </w:rPr>
              <w:t>dương tính đúng</w:t>
            </w:r>
          </w:p>
        </w:tc>
        <w:tc>
          <w:tcPr>
            <w:tcW w:w="1188" w:type="dxa"/>
            <w:vAlign w:val="center"/>
          </w:tcPr>
          <w:p w14:paraId="61A976CC" w14:textId="77777777" w:rsidR="00F323B3" w:rsidRPr="00775A00" w:rsidRDefault="00F323B3" w:rsidP="00F821D7">
            <w:pPr>
              <w:spacing w:line="276" w:lineRule="auto"/>
              <w:jc w:val="center"/>
              <w:rPr>
                <w:b/>
                <w:lang w:val="en-GB" w:bidi="en-US"/>
              </w:rPr>
            </w:pPr>
            <w:r w:rsidRPr="00775A00">
              <w:rPr>
                <w:b/>
                <w:lang w:val="en-GB" w:bidi="en-US"/>
              </w:rPr>
              <w:t xml:space="preserve">Tỉ lệ </w:t>
            </w:r>
            <w:r>
              <w:rPr>
                <w:b/>
                <w:lang w:val="en-GB" w:bidi="en-US"/>
              </w:rPr>
              <w:t>lành tính sai</w:t>
            </w:r>
          </w:p>
        </w:tc>
      </w:tr>
      <w:tr w:rsidR="00F323B3" w14:paraId="00C45E87" w14:textId="77777777" w:rsidTr="00EC1579">
        <w:tc>
          <w:tcPr>
            <w:tcW w:w="761" w:type="dxa"/>
            <w:vAlign w:val="center"/>
          </w:tcPr>
          <w:p w14:paraId="40AB7973" w14:textId="77777777" w:rsidR="00F323B3" w:rsidRDefault="00F323B3" w:rsidP="00F821D7">
            <w:pPr>
              <w:spacing w:line="276" w:lineRule="auto"/>
              <w:jc w:val="center"/>
              <w:rPr>
                <w:lang w:val="en-GB" w:bidi="en-US"/>
              </w:rPr>
            </w:pPr>
            <w:r>
              <w:rPr>
                <w:lang w:val="en-GB" w:bidi="en-US"/>
              </w:rPr>
              <w:t>1</w:t>
            </w:r>
          </w:p>
        </w:tc>
        <w:tc>
          <w:tcPr>
            <w:tcW w:w="2649" w:type="dxa"/>
            <w:vAlign w:val="center"/>
          </w:tcPr>
          <w:p w14:paraId="0D5F0154" w14:textId="77777777" w:rsidR="00F323B3" w:rsidRDefault="00F323B3" w:rsidP="00F821D7">
            <w:pPr>
              <w:spacing w:line="276" w:lineRule="auto"/>
              <w:jc w:val="left"/>
              <w:rPr>
                <w:lang w:val="en-GB" w:bidi="en-US"/>
              </w:rPr>
            </w:pPr>
            <w:r w:rsidRPr="001E2B43">
              <w:rPr>
                <w:lang w:val="en-GB" w:bidi="en-US"/>
              </w:rPr>
              <w:t>/xl7dev/WebShell</w:t>
            </w:r>
          </w:p>
        </w:tc>
        <w:tc>
          <w:tcPr>
            <w:tcW w:w="1049" w:type="dxa"/>
            <w:vAlign w:val="center"/>
          </w:tcPr>
          <w:p w14:paraId="10C2B11C" w14:textId="77777777" w:rsidR="00F323B3" w:rsidRDefault="00F323B3" w:rsidP="00F821D7">
            <w:pPr>
              <w:spacing w:line="276" w:lineRule="auto"/>
              <w:jc w:val="center"/>
              <w:rPr>
                <w:lang w:val="en-GB" w:bidi="en-US"/>
              </w:rPr>
            </w:pPr>
            <w:r w:rsidRPr="006D5DD7">
              <w:rPr>
                <w:lang w:val="en-GB" w:bidi="en-US"/>
              </w:rPr>
              <w:t>535</w:t>
            </w:r>
          </w:p>
        </w:tc>
        <w:tc>
          <w:tcPr>
            <w:tcW w:w="1205" w:type="dxa"/>
            <w:vAlign w:val="center"/>
          </w:tcPr>
          <w:p w14:paraId="18113E7D" w14:textId="77777777" w:rsidR="00F323B3" w:rsidRDefault="00F323B3" w:rsidP="00F821D7">
            <w:pPr>
              <w:spacing w:line="276" w:lineRule="auto"/>
              <w:jc w:val="center"/>
              <w:rPr>
                <w:lang w:val="en-GB" w:bidi="en-US"/>
              </w:rPr>
            </w:pPr>
            <w:r w:rsidRPr="006D5DD7">
              <w:rPr>
                <w:lang w:val="en-GB" w:bidi="en-US"/>
              </w:rPr>
              <w:t>447</w:t>
            </w:r>
          </w:p>
        </w:tc>
        <w:tc>
          <w:tcPr>
            <w:tcW w:w="1252" w:type="dxa"/>
            <w:vAlign w:val="center"/>
          </w:tcPr>
          <w:p w14:paraId="6897078A" w14:textId="77777777" w:rsidR="00F323B3" w:rsidRDefault="00F323B3" w:rsidP="00F821D7">
            <w:pPr>
              <w:spacing w:line="276" w:lineRule="auto"/>
              <w:jc w:val="center"/>
              <w:rPr>
                <w:lang w:val="en-GB" w:bidi="en-US"/>
              </w:rPr>
            </w:pPr>
            <w:r w:rsidRPr="006D5DD7">
              <w:rPr>
                <w:lang w:val="en-GB" w:bidi="en-US"/>
              </w:rPr>
              <w:t>88</w:t>
            </w:r>
          </w:p>
        </w:tc>
        <w:tc>
          <w:tcPr>
            <w:tcW w:w="1246" w:type="dxa"/>
            <w:vAlign w:val="center"/>
          </w:tcPr>
          <w:p w14:paraId="050939F0" w14:textId="77777777" w:rsidR="00F323B3" w:rsidRPr="00775A00" w:rsidRDefault="00F323B3" w:rsidP="00F821D7">
            <w:pPr>
              <w:spacing w:line="276" w:lineRule="auto"/>
              <w:jc w:val="center"/>
              <w:rPr>
                <w:lang w:val="en-GB" w:bidi="en-US"/>
              </w:rPr>
            </w:pPr>
            <w:r>
              <w:rPr>
                <w:lang w:val="en-GB" w:bidi="en-US"/>
              </w:rPr>
              <w:t>83.55%</w:t>
            </w:r>
          </w:p>
        </w:tc>
        <w:tc>
          <w:tcPr>
            <w:tcW w:w="1188" w:type="dxa"/>
            <w:vAlign w:val="center"/>
          </w:tcPr>
          <w:p w14:paraId="4E0068E1" w14:textId="77777777" w:rsidR="00F323B3" w:rsidRPr="00775A00" w:rsidRDefault="00F323B3" w:rsidP="00F821D7">
            <w:pPr>
              <w:spacing w:line="276" w:lineRule="auto"/>
              <w:jc w:val="center"/>
              <w:rPr>
                <w:lang w:val="en-GB" w:bidi="en-US"/>
              </w:rPr>
            </w:pPr>
            <w:r>
              <w:rPr>
                <w:lang w:val="en-GB" w:bidi="en-US"/>
              </w:rPr>
              <w:t>16.45%</w:t>
            </w:r>
          </w:p>
        </w:tc>
      </w:tr>
      <w:tr w:rsidR="00F323B3" w14:paraId="187A7F67" w14:textId="77777777" w:rsidTr="00EC1579">
        <w:tc>
          <w:tcPr>
            <w:tcW w:w="761" w:type="dxa"/>
            <w:vAlign w:val="center"/>
          </w:tcPr>
          <w:p w14:paraId="086B0BE8" w14:textId="77777777" w:rsidR="00F323B3" w:rsidRDefault="00F323B3" w:rsidP="00F821D7">
            <w:pPr>
              <w:spacing w:line="276" w:lineRule="auto"/>
              <w:jc w:val="center"/>
              <w:rPr>
                <w:lang w:val="en-GB" w:bidi="en-US"/>
              </w:rPr>
            </w:pPr>
            <w:r>
              <w:rPr>
                <w:lang w:val="en-GB" w:bidi="en-US"/>
              </w:rPr>
              <w:t>2</w:t>
            </w:r>
          </w:p>
        </w:tc>
        <w:tc>
          <w:tcPr>
            <w:tcW w:w="2649" w:type="dxa"/>
            <w:vAlign w:val="center"/>
          </w:tcPr>
          <w:p w14:paraId="0DB472DE" w14:textId="77777777" w:rsidR="00F323B3" w:rsidRDefault="00F323B3" w:rsidP="00F821D7">
            <w:pPr>
              <w:spacing w:line="276" w:lineRule="auto"/>
              <w:jc w:val="left"/>
              <w:rPr>
                <w:lang w:val="en-GB" w:bidi="en-US"/>
              </w:rPr>
            </w:pPr>
            <w:r w:rsidRPr="001E2B43">
              <w:rPr>
                <w:lang w:val="en-GB" w:bidi="en-US"/>
              </w:rPr>
              <w:t>/tennc/webshell</w:t>
            </w:r>
          </w:p>
        </w:tc>
        <w:tc>
          <w:tcPr>
            <w:tcW w:w="1049" w:type="dxa"/>
            <w:vAlign w:val="center"/>
          </w:tcPr>
          <w:p w14:paraId="5EA75460" w14:textId="77777777" w:rsidR="00F323B3" w:rsidRDefault="00F323B3" w:rsidP="00F821D7">
            <w:pPr>
              <w:spacing w:line="276" w:lineRule="auto"/>
              <w:jc w:val="center"/>
              <w:rPr>
                <w:lang w:val="en-GB" w:bidi="en-US"/>
              </w:rPr>
            </w:pPr>
            <w:r w:rsidRPr="006D5DD7">
              <w:rPr>
                <w:lang w:val="en-GB" w:bidi="en-US"/>
              </w:rPr>
              <w:t>1110</w:t>
            </w:r>
          </w:p>
        </w:tc>
        <w:tc>
          <w:tcPr>
            <w:tcW w:w="1205" w:type="dxa"/>
            <w:vAlign w:val="center"/>
          </w:tcPr>
          <w:p w14:paraId="545CBF07" w14:textId="77777777" w:rsidR="00F323B3" w:rsidRDefault="00F323B3" w:rsidP="00F821D7">
            <w:pPr>
              <w:spacing w:line="276" w:lineRule="auto"/>
              <w:jc w:val="center"/>
              <w:rPr>
                <w:lang w:val="en-GB" w:bidi="en-US"/>
              </w:rPr>
            </w:pPr>
            <w:r w:rsidRPr="006D5DD7">
              <w:rPr>
                <w:lang w:val="en-GB" w:bidi="en-US"/>
              </w:rPr>
              <w:t>936</w:t>
            </w:r>
          </w:p>
        </w:tc>
        <w:tc>
          <w:tcPr>
            <w:tcW w:w="1252" w:type="dxa"/>
            <w:vAlign w:val="center"/>
          </w:tcPr>
          <w:p w14:paraId="0519511B" w14:textId="77777777" w:rsidR="00F323B3" w:rsidRDefault="00F323B3" w:rsidP="00F821D7">
            <w:pPr>
              <w:spacing w:line="276" w:lineRule="auto"/>
              <w:jc w:val="center"/>
              <w:rPr>
                <w:lang w:val="en-GB" w:bidi="en-US"/>
              </w:rPr>
            </w:pPr>
            <w:r w:rsidRPr="006D5DD7">
              <w:rPr>
                <w:lang w:val="en-GB" w:bidi="en-US"/>
              </w:rPr>
              <w:t>174</w:t>
            </w:r>
          </w:p>
        </w:tc>
        <w:tc>
          <w:tcPr>
            <w:tcW w:w="1246" w:type="dxa"/>
            <w:vAlign w:val="center"/>
          </w:tcPr>
          <w:p w14:paraId="374918F4" w14:textId="77777777" w:rsidR="00F323B3" w:rsidRPr="00775A00" w:rsidRDefault="00F323B3" w:rsidP="00F821D7">
            <w:pPr>
              <w:spacing w:line="276" w:lineRule="auto"/>
              <w:jc w:val="center"/>
              <w:rPr>
                <w:lang w:val="en-GB" w:bidi="en-US"/>
              </w:rPr>
            </w:pPr>
            <w:r>
              <w:rPr>
                <w:lang w:val="en-GB" w:bidi="en-US"/>
              </w:rPr>
              <w:t>84.32%</w:t>
            </w:r>
          </w:p>
        </w:tc>
        <w:tc>
          <w:tcPr>
            <w:tcW w:w="1188" w:type="dxa"/>
            <w:vAlign w:val="center"/>
          </w:tcPr>
          <w:p w14:paraId="0A4F1F90" w14:textId="77777777" w:rsidR="00F323B3" w:rsidRPr="00775A00" w:rsidRDefault="00F323B3" w:rsidP="00F821D7">
            <w:pPr>
              <w:spacing w:line="276" w:lineRule="auto"/>
              <w:jc w:val="center"/>
              <w:rPr>
                <w:lang w:val="en-GB" w:bidi="en-US"/>
              </w:rPr>
            </w:pPr>
            <w:r>
              <w:rPr>
                <w:lang w:val="en-GB" w:bidi="en-US"/>
              </w:rPr>
              <w:t>15.68%</w:t>
            </w:r>
          </w:p>
        </w:tc>
      </w:tr>
      <w:tr w:rsidR="00F323B3" w14:paraId="7A945C65" w14:textId="77777777" w:rsidTr="00EC1579">
        <w:tc>
          <w:tcPr>
            <w:tcW w:w="761" w:type="dxa"/>
            <w:vAlign w:val="center"/>
          </w:tcPr>
          <w:p w14:paraId="2E764CB7" w14:textId="77777777" w:rsidR="00F323B3" w:rsidRDefault="00F323B3" w:rsidP="00F821D7">
            <w:pPr>
              <w:spacing w:line="276" w:lineRule="auto"/>
              <w:jc w:val="center"/>
              <w:rPr>
                <w:lang w:val="en-GB" w:bidi="en-US"/>
              </w:rPr>
            </w:pPr>
            <w:r>
              <w:rPr>
                <w:lang w:val="en-GB" w:bidi="en-US"/>
              </w:rPr>
              <w:t>3</w:t>
            </w:r>
          </w:p>
        </w:tc>
        <w:tc>
          <w:tcPr>
            <w:tcW w:w="2649" w:type="dxa"/>
            <w:vAlign w:val="center"/>
          </w:tcPr>
          <w:p w14:paraId="0B69C819" w14:textId="77777777" w:rsidR="00F323B3" w:rsidRPr="001E2B43" w:rsidRDefault="00F323B3" w:rsidP="00F821D7">
            <w:pPr>
              <w:spacing w:line="276" w:lineRule="auto"/>
              <w:jc w:val="left"/>
              <w:rPr>
                <w:lang w:val="en-GB" w:bidi="en-US"/>
              </w:rPr>
            </w:pPr>
            <w:r w:rsidRPr="00E0016C">
              <w:rPr>
                <w:lang w:val="en-GB" w:bidi="en-US"/>
              </w:rPr>
              <w:t>/JohnTroony/php-webshells</w:t>
            </w:r>
          </w:p>
        </w:tc>
        <w:tc>
          <w:tcPr>
            <w:tcW w:w="1049" w:type="dxa"/>
            <w:vAlign w:val="center"/>
          </w:tcPr>
          <w:p w14:paraId="742E22B9" w14:textId="77777777" w:rsidR="00F323B3" w:rsidRPr="00775A00" w:rsidRDefault="00F323B3" w:rsidP="00F821D7">
            <w:pPr>
              <w:spacing w:line="276" w:lineRule="auto"/>
              <w:jc w:val="center"/>
              <w:rPr>
                <w:lang w:val="en-GB" w:bidi="en-US"/>
              </w:rPr>
            </w:pPr>
            <w:r w:rsidRPr="006D5DD7">
              <w:rPr>
                <w:lang w:val="en-GB" w:bidi="en-US"/>
              </w:rPr>
              <w:t>119</w:t>
            </w:r>
          </w:p>
        </w:tc>
        <w:tc>
          <w:tcPr>
            <w:tcW w:w="1205" w:type="dxa"/>
            <w:vAlign w:val="center"/>
          </w:tcPr>
          <w:p w14:paraId="28F70387" w14:textId="77777777" w:rsidR="00F323B3" w:rsidRPr="00775A00" w:rsidRDefault="00F323B3" w:rsidP="00F821D7">
            <w:pPr>
              <w:spacing w:line="276" w:lineRule="auto"/>
              <w:jc w:val="center"/>
              <w:rPr>
                <w:lang w:val="en-GB" w:bidi="en-US"/>
              </w:rPr>
            </w:pPr>
            <w:r w:rsidRPr="006D5DD7">
              <w:rPr>
                <w:lang w:val="en-GB" w:bidi="en-US"/>
              </w:rPr>
              <w:t>111</w:t>
            </w:r>
          </w:p>
        </w:tc>
        <w:tc>
          <w:tcPr>
            <w:tcW w:w="1252" w:type="dxa"/>
            <w:vAlign w:val="center"/>
          </w:tcPr>
          <w:p w14:paraId="274F104F" w14:textId="77777777" w:rsidR="00F323B3" w:rsidRPr="00775A00" w:rsidRDefault="00F323B3" w:rsidP="00F821D7">
            <w:pPr>
              <w:spacing w:line="276" w:lineRule="auto"/>
              <w:jc w:val="center"/>
              <w:rPr>
                <w:lang w:val="en-GB" w:bidi="en-US"/>
              </w:rPr>
            </w:pPr>
            <w:r w:rsidRPr="006D5DD7">
              <w:rPr>
                <w:lang w:val="en-GB" w:bidi="en-US"/>
              </w:rPr>
              <w:t>8</w:t>
            </w:r>
          </w:p>
        </w:tc>
        <w:tc>
          <w:tcPr>
            <w:tcW w:w="1246" w:type="dxa"/>
            <w:vAlign w:val="center"/>
          </w:tcPr>
          <w:p w14:paraId="1F317E5E" w14:textId="77777777" w:rsidR="00F323B3" w:rsidRDefault="00F323B3" w:rsidP="00F821D7">
            <w:pPr>
              <w:spacing w:line="276" w:lineRule="auto"/>
              <w:jc w:val="center"/>
              <w:rPr>
                <w:lang w:val="en-GB" w:bidi="en-US"/>
              </w:rPr>
            </w:pPr>
            <w:r>
              <w:rPr>
                <w:lang w:val="en-GB" w:bidi="en-US"/>
              </w:rPr>
              <w:t>93.28%</w:t>
            </w:r>
          </w:p>
        </w:tc>
        <w:tc>
          <w:tcPr>
            <w:tcW w:w="1188" w:type="dxa"/>
            <w:vAlign w:val="center"/>
          </w:tcPr>
          <w:p w14:paraId="48C9A38E" w14:textId="77777777" w:rsidR="00F323B3" w:rsidRDefault="00F323B3" w:rsidP="00F821D7">
            <w:pPr>
              <w:spacing w:line="276" w:lineRule="auto"/>
              <w:jc w:val="center"/>
              <w:rPr>
                <w:lang w:val="en-GB" w:bidi="en-US"/>
              </w:rPr>
            </w:pPr>
            <w:r>
              <w:rPr>
                <w:lang w:val="en-GB" w:bidi="en-US"/>
              </w:rPr>
              <w:t>6.72%</w:t>
            </w:r>
          </w:p>
        </w:tc>
      </w:tr>
      <w:tr w:rsidR="00F323B3" w14:paraId="2727AC91" w14:textId="77777777" w:rsidTr="00EC1579">
        <w:tc>
          <w:tcPr>
            <w:tcW w:w="761" w:type="dxa"/>
            <w:vAlign w:val="center"/>
          </w:tcPr>
          <w:p w14:paraId="28A9786B" w14:textId="77777777" w:rsidR="00F323B3" w:rsidRDefault="00F323B3" w:rsidP="00F821D7">
            <w:pPr>
              <w:spacing w:line="276" w:lineRule="auto"/>
              <w:jc w:val="center"/>
              <w:rPr>
                <w:lang w:val="en-GB" w:bidi="en-US"/>
              </w:rPr>
            </w:pPr>
            <w:r>
              <w:rPr>
                <w:lang w:val="en-GB" w:bidi="en-US"/>
              </w:rPr>
              <w:t>4</w:t>
            </w:r>
          </w:p>
        </w:tc>
        <w:tc>
          <w:tcPr>
            <w:tcW w:w="2649" w:type="dxa"/>
            <w:vAlign w:val="center"/>
          </w:tcPr>
          <w:p w14:paraId="087D5FBD" w14:textId="77777777" w:rsidR="00F323B3" w:rsidRPr="001E2B43" w:rsidRDefault="00F323B3" w:rsidP="00F821D7">
            <w:pPr>
              <w:spacing w:line="276" w:lineRule="auto"/>
              <w:jc w:val="left"/>
              <w:rPr>
                <w:lang w:val="en-GB" w:bidi="en-US"/>
              </w:rPr>
            </w:pPr>
            <w:r w:rsidRPr="00E0016C">
              <w:rPr>
                <w:lang w:val="en-GB" w:bidi="en-US"/>
              </w:rPr>
              <w:t>/tanjiti/webshellSample</w:t>
            </w:r>
          </w:p>
        </w:tc>
        <w:tc>
          <w:tcPr>
            <w:tcW w:w="1049" w:type="dxa"/>
            <w:vAlign w:val="center"/>
          </w:tcPr>
          <w:p w14:paraId="4CCE9859" w14:textId="77777777" w:rsidR="00F323B3" w:rsidRPr="00775A00" w:rsidRDefault="00F323B3" w:rsidP="00F821D7">
            <w:pPr>
              <w:spacing w:line="276" w:lineRule="auto"/>
              <w:jc w:val="center"/>
              <w:rPr>
                <w:lang w:val="en-GB" w:bidi="en-US"/>
              </w:rPr>
            </w:pPr>
            <w:r w:rsidRPr="008C7D3E">
              <w:rPr>
                <w:lang w:val="en-GB" w:bidi="en-US"/>
              </w:rPr>
              <w:t>502</w:t>
            </w:r>
          </w:p>
        </w:tc>
        <w:tc>
          <w:tcPr>
            <w:tcW w:w="1205" w:type="dxa"/>
            <w:vAlign w:val="center"/>
          </w:tcPr>
          <w:p w14:paraId="2CB75B23" w14:textId="77777777" w:rsidR="00F323B3" w:rsidRPr="00775A00" w:rsidRDefault="00F323B3" w:rsidP="00F821D7">
            <w:pPr>
              <w:spacing w:line="276" w:lineRule="auto"/>
              <w:jc w:val="center"/>
              <w:rPr>
                <w:lang w:val="en-GB" w:bidi="en-US"/>
              </w:rPr>
            </w:pPr>
            <w:r w:rsidRPr="006D5DD7">
              <w:rPr>
                <w:lang w:val="en-GB" w:bidi="en-US"/>
              </w:rPr>
              <w:t>467</w:t>
            </w:r>
          </w:p>
        </w:tc>
        <w:tc>
          <w:tcPr>
            <w:tcW w:w="1252" w:type="dxa"/>
            <w:vAlign w:val="center"/>
          </w:tcPr>
          <w:p w14:paraId="11300829" w14:textId="77777777" w:rsidR="00F323B3" w:rsidRPr="00775A00" w:rsidRDefault="00F323B3" w:rsidP="00F821D7">
            <w:pPr>
              <w:spacing w:line="276" w:lineRule="auto"/>
              <w:jc w:val="center"/>
              <w:rPr>
                <w:lang w:val="en-GB" w:bidi="en-US"/>
              </w:rPr>
            </w:pPr>
            <w:r w:rsidRPr="006D5DD7">
              <w:rPr>
                <w:lang w:val="en-GB" w:bidi="en-US"/>
              </w:rPr>
              <w:t>35</w:t>
            </w:r>
          </w:p>
        </w:tc>
        <w:tc>
          <w:tcPr>
            <w:tcW w:w="1246" w:type="dxa"/>
            <w:vAlign w:val="center"/>
          </w:tcPr>
          <w:p w14:paraId="7AB5DA71" w14:textId="77777777" w:rsidR="00F323B3" w:rsidRDefault="00F323B3" w:rsidP="00F821D7">
            <w:pPr>
              <w:spacing w:line="276" w:lineRule="auto"/>
              <w:jc w:val="center"/>
              <w:rPr>
                <w:lang w:val="en-GB" w:bidi="en-US"/>
              </w:rPr>
            </w:pPr>
            <w:r>
              <w:rPr>
                <w:lang w:val="en-GB" w:bidi="en-US"/>
              </w:rPr>
              <w:t>93.02%</w:t>
            </w:r>
          </w:p>
        </w:tc>
        <w:tc>
          <w:tcPr>
            <w:tcW w:w="1188" w:type="dxa"/>
            <w:vAlign w:val="center"/>
          </w:tcPr>
          <w:p w14:paraId="2D8A212E" w14:textId="77777777" w:rsidR="00F323B3" w:rsidRDefault="00F323B3" w:rsidP="00F821D7">
            <w:pPr>
              <w:spacing w:line="276" w:lineRule="auto"/>
              <w:jc w:val="center"/>
              <w:rPr>
                <w:lang w:val="en-GB" w:bidi="en-US"/>
              </w:rPr>
            </w:pPr>
            <w:r>
              <w:rPr>
                <w:lang w:val="en-GB" w:bidi="en-US"/>
              </w:rPr>
              <w:t>6.98%</w:t>
            </w:r>
          </w:p>
        </w:tc>
      </w:tr>
      <w:tr w:rsidR="00F323B3" w14:paraId="52B83F9D" w14:textId="77777777" w:rsidTr="00EC1579">
        <w:tc>
          <w:tcPr>
            <w:tcW w:w="761" w:type="dxa"/>
            <w:vAlign w:val="center"/>
          </w:tcPr>
          <w:p w14:paraId="3813FBC3" w14:textId="77777777" w:rsidR="00F323B3" w:rsidRDefault="00F323B3" w:rsidP="00F821D7">
            <w:pPr>
              <w:spacing w:line="276" w:lineRule="auto"/>
              <w:jc w:val="center"/>
              <w:rPr>
                <w:lang w:val="en-GB" w:bidi="en-US"/>
              </w:rPr>
            </w:pPr>
            <w:r>
              <w:rPr>
                <w:lang w:val="en-GB" w:bidi="en-US"/>
              </w:rPr>
              <w:t>5</w:t>
            </w:r>
          </w:p>
        </w:tc>
        <w:tc>
          <w:tcPr>
            <w:tcW w:w="2649" w:type="dxa"/>
            <w:vAlign w:val="center"/>
          </w:tcPr>
          <w:p w14:paraId="71AE2D72" w14:textId="77777777" w:rsidR="00F323B3" w:rsidRPr="001E2B43" w:rsidRDefault="00F323B3" w:rsidP="00F821D7">
            <w:pPr>
              <w:spacing w:line="276" w:lineRule="auto"/>
              <w:jc w:val="left"/>
              <w:rPr>
                <w:lang w:val="en-GB" w:bidi="en-US"/>
              </w:rPr>
            </w:pPr>
            <w:r w:rsidRPr="00E0016C">
              <w:rPr>
                <w:lang w:val="en-GB" w:bidi="en-US"/>
              </w:rPr>
              <w:t>/ysrc/webshell-sample</w:t>
            </w:r>
          </w:p>
        </w:tc>
        <w:tc>
          <w:tcPr>
            <w:tcW w:w="1049" w:type="dxa"/>
            <w:vAlign w:val="center"/>
          </w:tcPr>
          <w:p w14:paraId="421264CD" w14:textId="77777777" w:rsidR="00F323B3" w:rsidRPr="00775A00" w:rsidRDefault="00F323B3" w:rsidP="00F821D7">
            <w:pPr>
              <w:spacing w:line="276" w:lineRule="auto"/>
              <w:jc w:val="center"/>
              <w:rPr>
                <w:lang w:val="en-GB" w:bidi="en-US"/>
              </w:rPr>
            </w:pPr>
            <w:r w:rsidRPr="006D5DD7">
              <w:rPr>
                <w:lang w:val="en-GB" w:bidi="en-US"/>
              </w:rPr>
              <w:t>2476</w:t>
            </w:r>
          </w:p>
        </w:tc>
        <w:tc>
          <w:tcPr>
            <w:tcW w:w="1205" w:type="dxa"/>
            <w:vAlign w:val="center"/>
          </w:tcPr>
          <w:p w14:paraId="56B1E603" w14:textId="77777777" w:rsidR="00F323B3" w:rsidRPr="00775A00" w:rsidRDefault="00F323B3" w:rsidP="00F821D7">
            <w:pPr>
              <w:spacing w:line="276" w:lineRule="auto"/>
              <w:jc w:val="center"/>
              <w:rPr>
                <w:lang w:val="en-GB" w:bidi="en-US"/>
              </w:rPr>
            </w:pPr>
            <w:r w:rsidRPr="006D5DD7">
              <w:rPr>
                <w:lang w:val="en-GB" w:bidi="en-US"/>
              </w:rPr>
              <w:t>2115</w:t>
            </w:r>
          </w:p>
        </w:tc>
        <w:tc>
          <w:tcPr>
            <w:tcW w:w="1252" w:type="dxa"/>
            <w:vAlign w:val="center"/>
          </w:tcPr>
          <w:p w14:paraId="01D1DD41" w14:textId="77777777" w:rsidR="00F323B3" w:rsidRPr="00775A00" w:rsidRDefault="00F323B3" w:rsidP="00F821D7">
            <w:pPr>
              <w:spacing w:line="276" w:lineRule="auto"/>
              <w:jc w:val="center"/>
              <w:rPr>
                <w:lang w:val="en-GB" w:bidi="en-US"/>
              </w:rPr>
            </w:pPr>
            <w:r w:rsidRPr="006D5DD7">
              <w:rPr>
                <w:lang w:val="en-GB" w:bidi="en-US"/>
              </w:rPr>
              <w:t>361</w:t>
            </w:r>
          </w:p>
        </w:tc>
        <w:tc>
          <w:tcPr>
            <w:tcW w:w="1246" w:type="dxa"/>
            <w:vAlign w:val="center"/>
          </w:tcPr>
          <w:p w14:paraId="6B21CA1F" w14:textId="77777777" w:rsidR="00F323B3" w:rsidRDefault="00F323B3" w:rsidP="00F821D7">
            <w:pPr>
              <w:spacing w:line="276" w:lineRule="auto"/>
              <w:jc w:val="center"/>
              <w:rPr>
                <w:lang w:val="en-GB" w:bidi="en-US"/>
              </w:rPr>
            </w:pPr>
            <w:r>
              <w:rPr>
                <w:lang w:val="en-GB" w:bidi="en-US"/>
              </w:rPr>
              <w:t>85.42%</w:t>
            </w:r>
          </w:p>
        </w:tc>
        <w:tc>
          <w:tcPr>
            <w:tcW w:w="1188" w:type="dxa"/>
            <w:vAlign w:val="center"/>
          </w:tcPr>
          <w:p w14:paraId="0A53FA5C" w14:textId="77777777" w:rsidR="00F323B3" w:rsidRDefault="00F323B3" w:rsidP="00F821D7">
            <w:pPr>
              <w:spacing w:line="276" w:lineRule="auto"/>
              <w:jc w:val="center"/>
              <w:rPr>
                <w:lang w:val="en-GB" w:bidi="en-US"/>
              </w:rPr>
            </w:pPr>
            <w:r>
              <w:rPr>
                <w:lang w:val="en-GB" w:bidi="en-US"/>
              </w:rPr>
              <w:t>14.58%</w:t>
            </w:r>
          </w:p>
        </w:tc>
      </w:tr>
      <w:tr w:rsidR="00F323B3" w14:paraId="7485C2FB" w14:textId="77777777" w:rsidTr="00EC1579">
        <w:tc>
          <w:tcPr>
            <w:tcW w:w="3410" w:type="dxa"/>
            <w:gridSpan w:val="2"/>
            <w:vAlign w:val="center"/>
          </w:tcPr>
          <w:p w14:paraId="016D399D" w14:textId="77777777" w:rsidR="00F323B3" w:rsidRPr="008C7D3E" w:rsidRDefault="00F323B3" w:rsidP="00F821D7">
            <w:pPr>
              <w:spacing w:line="276" w:lineRule="auto"/>
              <w:jc w:val="center"/>
              <w:rPr>
                <w:b/>
                <w:lang w:val="en-GB" w:bidi="en-US"/>
              </w:rPr>
            </w:pPr>
            <w:r w:rsidRPr="008C7D3E">
              <w:rPr>
                <w:b/>
                <w:lang w:val="en-GB" w:bidi="en-US"/>
              </w:rPr>
              <w:t>Tổng cộng</w:t>
            </w:r>
          </w:p>
        </w:tc>
        <w:tc>
          <w:tcPr>
            <w:tcW w:w="1049" w:type="dxa"/>
            <w:vAlign w:val="center"/>
          </w:tcPr>
          <w:p w14:paraId="5647EBC3" w14:textId="77777777" w:rsidR="00F323B3" w:rsidRPr="008C7D3E"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4742</w:t>
            </w:r>
            <w:r>
              <w:rPr>
                <w:lang w:val="en-GB" w:bidi="en-US"/>
              </w:rPr>
              <w:fldChar w:fldCharType="end"/>
            </w:r>
          </w:p>
        </w:tc>
        <w:tc>
          <w:tcPr>
            <w:tcW w:w="1205" w:type="dxa"/>
            <w:vAlign w:val="center"/>
          </w:tcPr>
          <w:p w14:paraId="202C8CBB" w14:textId="77777777" w:rsidR="00F323B3" w:rsidRPr="008C7D3E"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4076</w:t>
            </w:r>
            <w:r>
              <w:rPr>
                <w:lang w:val="en-GB" w:bidi="en-US"/>
              </w:rPr>
              <w:fldChar w:fldCharType="end"/>
            </w:r>
          </w:p>
        </w:tc>
        <w:tc>
          <w:tcPr>
            <w:tcW w:w="1252" w:type="dxa"/>
            <w:vAlign w:val="center"/>
          </w:tcPr>
          <w:p w14:paraId="681FAEA8" w14:textId="77777777" w:rsidR="00F323B3" w:rsidRPr="008C7D3E"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666</w:t>
            </w:r>
            <w:r>
              <w:rPr>
                <w:lang w:val="en-GB" w:bidi="en-US"/>
              </w:rPr>
              <w:fldChar w:fldCharType="end"/>
            </w:r>
          </w:p>
        </w:tc>
        <w:tc>
          <w:tcPr>
            <w:tcW w:w="1246" w:type="dxa"/>
            <w:vAlign w:val="center"/>
          </w:tcPr>
          <w:p w14:paraId="227C633C" w14:textId="77777777" w:rsidR="00F323B3" w:rsidRDefault="00F323B3" w:rsidP="00F821D7">
            <w:pPr>
              <w:spacing w:line="276" w:lineRule="auto"/>
              <w:jc w:val="center"/>
              <w:rPr>
                <w:lang w:val="en-GB" w:bidi="en-US"/>
              </w:rPr>
            </w:pPr>
            <w:r>
              <w:rPr>
                <w:lang w:val="en-GB" w:bidi="en-US"/>
              </w:rPr>
              <w:t>85.95%</w:t>
            </w:r>
          </w:p>
        </w:tc>
        <w:tc>
          <w:tcPr>
            <w:tcW w:w="1188" w:type="dxa"/>
            <w:vAlign w:val="center"/>
          </w:tcPr>
          <w:p w14:paraId="18F7C679" w14:textId="77777777" w:rsidR="00F323B3" w:rsidRDefault="00F323B3" w:rsidP="00F821D7">
            <w:pPr>
              <w:spacing w:line="276" w:lineRule="auto"/>
              <w:jc w:val="center"/>
              <w:rPr>
                <w:lang w:val="en-GB" w:bidi="en-US"/>
              </w:rPr>
            </w:pPr>
            <w:r>
              <w:rPr>
                <w:lang w:val="en-GB" w:bidi="en-US"/>
              </w:rPr>
              <w:t>14.05%</w:t>
            </w:r>
          </w:p>
        </w:tc>
      </w:tr>
    </w:tbl>
    <w:p w14:paraId="278A2594" w14:textId="64424759" w:rsidR="00F323B3" w:rsidRDefault="00F323B3" w:rsidP="00F821D7">
      <w:pPr>
        <w:spacing w:line="276" w:lineRule="auto"/>
        <w:rPr>
          <w:lang w:val="vi-VN"/>
        </w:rPr>
      </w:pPr>
    </w:p>
    <w:p w14:paraId="11F9DD58" w14:textId="77777777" w:rsidR="00F323B3" w:rsidRDefault="00F323B3" w:rsidP="00F821D7">
      <w:pPr>
        <w:spacing w:line="276" w:lineRule="auto"/>
        <w:rPr>
          <w:lang w:val="en-GB" w:bidi="en-US"/>
        </w:rPr>
      </w:pPr>
      <w:r>
        <w:rPr>
          <w:lang w:val="en-GB" w:bidi="en-US"/>
        </w:rPr>
        <w:t xml:space="preserve">Tổng thời gian quét các thư mục trên là </w:t>
      </w:r>
      <w:r w:rsidRPr="0010782B">
        <w:rPr>
          <w:lang w:val="en-GB" w:bidi="en-US"/>
        </w:rPr>
        <w:t>406.18</w:t>
      </w:r>
      <w:r>
        <w:rPr>
          <w:lang w:val="en-GB" w:bidi="en-US"/>
        </w:rPr>
        <w:t xml:space="preserve"> giây. CPU trung bình sử dụng 13.23%, RAM sử dụng 77.52 MB.</w:t>
      </w:r>
    </w:p>
    <w:p w14:paraId="39AD2AF2" w14:textId="77777777" w:rsidR="00F323B3" w:rsidRDefault="00F323B3" w:rsidP="00F821D7">
      <w:pPr>
        <w:pStyle w:val="ListParagraph"/>
        <w:numPr>
          <w:ilvl w:val="0"/>
          <w:numId w:val="4"/>
        </w:numPr>
        <w:spacing w:after="120" w:line="276" w:lineRule="auto"/>
        <w:rPr>
          <w:lang w:val="en-GB" w:bidi="en-US"/>
        </w:rPr>
      </w:pPr>
      <w:r>
        <w:rPr>
          <w:lang w:val="en-GB" w:bidi="en-US"/>
        </w:rPr>
        <w:t>Đối với các thư mục web sạch:</w:t>
      </w:r>
    </w:p>
    <w:tbl>
      <w:tblPr>
        <w:tblStyle w:val="TableGrid"/>
        <w:tblW w:w="0" w:type="auto"/>
        <w:tblCellMar>
          <w:top w:w="72" w:type="dxa"/>
          <w:left w:w="144" w:type="dxa"/>
          <w:bottom w:w="72" w:type="dxa"/>
          <w:right w:w="144" w:type="dxa"/>
        </w:tblCellMar>
        <w:tblLook w:val="04A0" w:firstRow="1" w:lastRow="0" w:firstColumn="1" w:lastColumn="0" w:noHBand="0" w:noVBand="1"/>
      </w:tblPr>
      <w:tblGrid>
        <w:gridCol w:w="761"/>
        <w:gridCol w:w="2594"/>
        <w:gridCol w:w="1090"/>
        <w:gridCol w:w="1205"/>
        <w:gridCol w:w="1264"/>
        <w:gridCol w:w="1253"/>
        <w:gridCol w:w="1183"/>
      </w:tblGrid>
      <w:tr w:rsidR="00F323B3" w:rsidRPr="00775A00" w14:paraId="2F26041C" w14:textId="77777777" w:rsidTr="00527B0B">
        <w:tc>
          <w:tcPr>
            <w:tcW w:w="667" w:type="dxa"/>
            <w:vAlign w:val="center"/>
          </w:tcPr>
          <w:p w14:paraId="435565AC" w14:textId="77777777" w:rsidR="00F323B3" w:rsidRPr="00775A00" w:rsidRDefault="00F323B3" w:rsidP="00F821D7">
            <w:pPr>
              <w:spacing w:line="276" w:lineRule="auto"/>
              <w:jc w:val="center"/>
              <w:rPr>
                <w:b/>
                <w:lang w:val="en-GB" w:bidi="en-US"/>
              </w:rPr>
            </w:pPr>
            <w:r w:rsidRPr="00775A00">
              <w:rPr>
                <w:b/>
                <w:lang w:val="en-GB" w:bidi="en-US"/>
              </w:rPr>
              <w:t>STT</w:t>
            </w:r>
          </w:p>
        </w:tc>
        <w:tc>
          <w:tcPr>
            <w:tcW w:w="2208" w:type="dxa"/>
            <w:vAlign w:val="center"/>
          </w:tcPr>
          <w:p w14:paraId="3E2A5692" w14:textId="77777777" w:rsidR="00F323B3" w:rsidRPr="00775A00" w:rsidRDefault="00F323B3" w:rsidP="00F821D7">
            <w:pPr>
              <w:spacing w:line="276" w:lineRule="auto"/>
              <w:jc w:val="center"/>
              <w:rPr>
                <w:b/>
                <w:lang w:val="en-GB" w:bidi="en-US"/>
              </w:rPr>
            </w:pPr>
            <w:r w:rsidRPr="00775A00">
              <w:rPr>
                <w:b/>
                <w:lang w:val="en-GB" w:bidi="en-US"/>
              </w:rPr>
              <w:t>Mã nguồn</w:t>
            </w:r>
          </w:p>
        </w:tc>
        <w:tc>
          <w:tcPr>
            <w:tcW w:w="1260" w:type="dxa"/>
            <w:vAlign w:val="center"/>
          </w:tcPr>
          <w:p w14:paraId="7947E5C5" w14:textId="77777777" w:rsidR="00F323B3" w:rsidRPr="00775A00" w:rsidRDefault="00F323B3" w:rsidP="00F821D7">
            <w:pPr>
              <w:spacing w:line="276" w:lineRule="auto"/>
              <w:jc w:val="center"/>
              <w:rPr>
                <w:b/>
                <w:lang w:val="en-GB" w:bidi="en-US"/>
              </w:rPr>
            </w:pPr>
            <w:r w:rsidRPr="00775A00">
              <w:rPr>
                <w:b/>
                <w:lang w:val="en-GB" w:bidi="en-US"/>
              </w:rPr>
              <w:t>Tổng số file</w:t>
            </w:r>
          </w:p>
        </w:tc>
        <w:tc>
          <w:tcPr>
            <w:tcW w:w="1111" w:type="dxa"/>
            <w:vAlign w:val="center"/>
          </w:tcPr>
          <w:p w14:paraId="5646A263" w14:textId="77777777" w:rsidR="00F323B3" w:rsidRPr="00775A00" w:rsidRDefault="00F323B3" w:rsidP="00F821D7">
            <w:pPr>
              <w:spacing w:line="276" w:lineRule="auto"/>
              <w:jc w:val="center"/>
              <w:rPr>
                <w:b/>
                <w:lang w:val="en-GB" w:bidi="en-US"/>
              </w:rPr>
            </w:pPr>
            <w:r>
              <w:rPr>
                <w:b/>
                <w:lang w:val="en-GB" w:bidi="en-US"/>
              </w:rPr>
              <w:t>Cho là webshell</w:t>
            </w:r>
          </w:p>
        </w:tc>
        <w:tc>
          <w:tcPr>
            <w:tcW w:w="1321" w:type="dxa"/>
            <w:vAlign w:val="center"/>
          </w:tcPr>
          <w:p w14:paraId="6ED0987D" w14:textId="77777777" w:rsidR="00F323B3" w:rsidRPr="00775A00" w:rsidRDefault="00F323B3" w:rsidP="00F821D7">
            <w:pPr>
              <w:spacing w:line="276" w:lineRule="auto"/>
              <w:jc w:val="center"/>
              <w:rPr>
                <w:b/>
                <w:lang w:val="en-GB" w:bidi="en-US"/>
              </w:rPr>
            </w:pPr>
            <w:r>
              <w:rPr>
                <w:b/>
                <w:lang w:val="en-GB" w:bidi="en-US"/>
              </w:rPr>
              <w:t>Không cho là webshell</w:t>
            </w:r>
          </w:p>
        </w:tc>
        <w:tc>
          <w:tcPr>
            <w:tcW w:w="1439" w:type="dxa"/>
            <w:vAlign w:val="center"/>
          </w:tcPr>
          <w:p w14:paraId="5376DC29" w14:textId="77777777" w:rsidR="00F323B3" w:rsidRPr="00775A00" w:rsidRDefault="00F323B3" w:rsidP="00F821D7">
            <w:pPr>
              <w:spacing w:line="276" w:lineRule="auto"/>
              <w:jc w:val="center"/>
              <w:rPr>
                <w:b/>
                <w:lang w:val="en-GB" w:bidi="en-US"/>
              </w:rPr>
            </w:pPr>
            <w:r w:rsidRPr="00775A00">
              <w:rPr>
                <w:b/>
                <w:lang w:val="en-GB" w:bidi="en-US"/>
              </w:rPr>
              <w:t xml:space="preserve">Tỉ lệ </w:t>
            </w:r>
            <w:r>
              <w:rPr>
                <w:b/>
                <w:lang w:val="en-GB" w:bidi="en-US"/>
              </w:rPr>
              <w:t>dương tính sai</w:t>
            </w:r>
          </w:p>
        </w:tc>
        <w:tc>
          <w:tcPr>
            <w:tcW w:w="1301" w:type="dxa"/>
            <w:vAlign w:val="center"/>
          </w:tcPr>
          <w:p w14:paraId="11E8E857" w14:textId="77777777" w:rsidR="00F323B3" w:rsidRPr="00775A00" w:rsidRDefault="00F323B3" w:rsidP="00F821D7">
            <w:pPr>
              <w:spacing w:line="276" w:lineRule="auto"/>
              <w:jc w:val="center"/>
              <w:rPr>
                <w:b/>
                <w:lang w:val="en-GB" w:bidi="en-US"/>
              </w:rPr>
            </w:pPr>
            <w:r w:rsidRPr="00775A00">
              <w:rPr>
                <w:b/>
                <w:lang w:val="en-GB" w:bidi="en-US"/>
              </w:rPr>
              <w:t xml:space="preserve">Tỉ lệ </w:t>
            </w:r>
            <w:r>
              <w:rPr>
                <w:b/>
                <w:lang w:val="en-GB" w:bidi="en-US"/>
              </w:rPr>
              <w:t>lành tính đúng</w:t>
            </w:r>
          </w:p>
        </w:tc>
      </w:tr>
      <w:tr w:rsidR="00F323B3" w:rsidRPr="00775A00" w14:paraId="426BA3AA" w14:textId="77777777" w:rsidTr="00527B0B">
        <w:tc>
          <w:tcPr>
            <w:tcW w:w="667" w:type="dxa"/>
            <w:vAlign w:val="center"/>
          </w:tcPr>
          <w:p w14:paraId="607869FB" w14:textId="77777777" w:rsidR="00F323B3" w:rsidRDefault="00F323B3" w:rsidP="00F821D7">
            <w:pPr>
              <w:spacing w:line="276" w:lineRule="auto"/>
              <w:jc w:val="center"/>
              <w:rPr>
                <w:lang w:val="en-GB" w:bidi="en-US"/>
              </w:rPr>
            </w:pPr>
            <w:r>
              <w:rPr>
                <w:lang w:val="en-GB" w:bidi="en-US"/>
              </w:rPr>
              <w:t>1</w:t>
            </w:r>
          </w:p>
        </w:tc>
        <w:tc>
          <w:tcPr>
            <w:tcW w:w="2208" w:type="dxa"/>
            <w:vAlign w:val="center"/>
          </w:tcPr>
          <w:p w14:paraId="0686AACA" w14:textId="77777777" w:rsidR="00F323B3" w:rsidRDefault="00F323B3" w:rsidP="00F821D7">
            <w:pPr>
              <w:spacing w:line="276" w:lineRule="auto"/>
              <w:jc w:val="left"/>
              <w:rPr>
                <w:lang w:val="en-GB" w:bidi="en-US"/>
              </w:rPr>
            </w:pPr>
            <w:r w:rsidRPr="00ED1C80">
              <w:rPr>
                <w:lang w:val="en-GB" w:bidi="en-US"/>
              </w:rPr>
              <w:t>/woocommerce</w:t>
            </w:r>
          </w:p>
        </w:tc>
        <w:tc>
          <w:tcPr>
            <w:tcW w:w="1260" w:type="dxa"/>
            <w:vAlign w:val="center"/>
          </w:tcPr>
          <w:p w14:paraId="7752AA5F" w14:textId="77777777" w:rsidR="00F323B3" w:rsidRDefault="00F323B3" w:rsidP="00F821D7">
            <w:pPr>
              <w:spacing w:line="276" w:lineRule="auto"/>
              <w:jc w:val="center"/>
              <w:rPr>
                <w:lang w:val="en-GB" w:bidi="en-US"/>
              </w:rPr>
            </w:pPr>
            <w:r w:rsidRPr="00ED15AC">
              <w:rPr>
                <w:lang w:val="en-GB" w:bidi="en-US"/>
              </w:rPr>
              <w:t>865</w:t>
            </w:r>
          </w:p>
        </w:tc>
        <w:tc>
          <w:tcPr>
            <w:tcW w:w="1111" w:type="dxa"/>
            <w:vAlign w:val="center"/>
          </w:tcPr>
          <w:p w14:paraId="395EF80C" w14:textId="77777777" w:rsidR="00F323B3" w:rsidRDefault="00F323B3" w:rsidP="00F821D7">
            <w:pPr>
              <w:spacing w:line="276" w:lineRule="auto"/>
              <w:jc w:val="center"/>
              <w:rPr>
                <w:lang w:val="en-GB" w:bidi="en-US"/>
              </w:rPr>
            </w:pPr>
            <w:r w:rsidRPr="0010782B">
              <w:rPr>
                <w:lang w:val="en-GB" w:bidi="en-US"/>
              </w:rPr>
              <w:t>210</w:t>
            </w:r>
          </w:p>
        </w:tc>
        <w:tc>
          <w:tcPr>
            <w:tcW w:w="1321" w:type="dxa"/>
            <w:vAlign w:val="center"/>
          </w:tcPr>
          <w:p w14:paraId="0B5EAFD1" w14:textId="77777777" w:rsidR="00F323B3" w:rsidRDefault="00F323B3" w:rsidP="00F821D7">
            <w:pPr>
              <w:spacing w:line="276" w:lineRule="auto"/>
              <w:jc w:val="center"/>
              <w:rPr>
                <w:lang w:val="en-GB" w:bidi="en-US"/>
              </w:rPr>
            </w:pPr>
            <w:r w:rsidRPr="0010782B">
              <w:rPr>
                <w:lang w:val="en-GB" w:bidi="en-US"/>
              </w:rPr>
              <w:t>655</w:t>
            </w:r>
          </w:p>
        </w:tc>
        <w:tc>
          <w:tcPr>
            <w:tcW w:w="1439" w:type="dxa"/>
            <w:vAlign w:val="center"/>
          </w:tcPr>
          <w:p w14:paraId="4A8B9508" w14:textId="77777777" w:rsidR="00F323B3" w:rsidRPr="00775A00" w:rsidRDefault="00F323B3" w:rsidP="00F821D7">
            <w:pPr>
              <w:spacing w:line="276" w:lineRule="auto"/>
              <w:jc w:val="center"/>
              <w:rPr>
                <w:lang w:val="en-GB" w:bidi="en-US"/>
              </w:rPr>
            </w:pPr>
            <w:r>
              <w:rPr>
                <w:lang w:val="en-GB" w:bidi="en-US"/>
              </w:rPr>
              <w:t>24.27%</w:t>
            </w:r>
          </w:p>
        </w:tc>
        <w:tc>
          <w:tcPr>
            <w:tcW w:w="1301" w:type="dxa"/>
            <w:vAlign w:val="center"/>
          </w:tcPr>
          <w:p w14:paraId="67E11EE8" w14:textId="77777777" w:rsidR="00F323B3" w:rsidRPr="00775A00" w:rsidRDefault="00F323B3" w:rsidP="00F821D7">
            <w:pPr>
              <w:spacing w:line="276" w:lineRule="auto"/>
              <w:jc w:val="center"/>
              <w:rPr>
                <w:lang w:val="en-GB" w:bidi="en-US"/>
              </w:rPr>
            </w:pPr>
            <w:r>
              <w:rPr>
                <w:lang w:val="en-GB" w:bidi="en-US"/>
              </w:rPr>
              <w:t>75.73%</w:t>
            </w:r>
          </w:p>
        </w:tc>
      </w:tr>
      <w:tr w:rsidR="00F323B3" w:rsidRPr="00775A00" w14:paraId="19F656B3" w14:textId="77777777" w:rsidTr="00527B0B">
        <w:tc>
          <w:tcPr>
            <w:tcW w:w="667" w:type="dxa"/>
            <w:vAlign w:val="center"/>
          </w:tcPr>
          <w:p w14:paraId="3672947D" w14:textId="77777777" w:rsidR="00F323B3" w:rsidRDefault="00F323B3" w:rsidP="00F821D7">
            <w:pPr>
              <w:spacing w:line="276" w:lineRule="auto"/>
              <w:jc w:val="center"/>
              <w:rPr>
                <w:lang w:val="en-GB" w:bidi="en-US"/>
              </w:rPr>
            </w:pPr>
            <w:r>
              <w:rPr>
                <w:lang w:val="en-GB" w:bidi="en-US"/>
              </w:rPr>
              <w:t>2</w:t>
            </w:r>
          </w:p>
        </w:tc>
        <w:tc>
          <w:tcPr>
            <w:tcW w:w="2208" w:type="dxa"/>
            <w:vAlign w:val="center"/>
          </w:tcPr>
          <w:p w14:paraId="64B7502E" w14:textId="77777777" w:rsidR="00F323B3" w:rsidRDefault="00F323B3" w:rsidP="00F821D7">
            <w:pPr>
              <w:spacing w:line="276" w:lineRule="auto"/>
              <w:jc w:val="left"/>
              <w:rPr>
                <w:lang w:val="en-GB" w:bidi="en-US"/>
              </w:rPr>
            </w:pPr>
            <w:r>
              <w:rPr>
                <w:lang w:val="en-GB" w:bidi="en-US"/>
              </w:rPr>
              <w:t>/</w:t>
            </w:r>
            <w:r w:rsidRPr="00707E92">
              <w:rPr>
                <w:lang w:val="en-GB" w:bidi="en-US"/>
              </w:rPr>
              <w:t>banhangthegioididong</w:t>
            </w:r>
          </w:p>
        </w:tc>
        <w:tc>
          <w:tcPr>
            <w:tcW w:w="1260" w:type="dxa"/>
            <w:vAlign w:val="center"/>
          </w:tcPr>
          <w:p w14:paraId="678BED91" w14:textId="77777777" w:rsidR="00F323B3" w:rsidRDefault="00F323B3" w:rsidP="00F821D7">
            <w:pPr>
              <w:spacing w:line="276" w:lineRule="auto"/>
              <w:jc w:val="center"/>
              <w:rPr>
                <w:lang w:val="en-GB" w:bidi="en-US"/>
              </w:rPr>
            </w:pPr>
            <w:r w:rsidRPr="0010782B">
              <w:rPr>
                <w:lang w:val="en-GB" w:bidi="en-US"/>
              </w:rPr>
              <w:t>5985</w:t>
            </w:r>
          </w:p>
        </w:tc>
        <w:tc>
          <w:tcPr>
            <w:tcW w:w="1111" w:type="dxa"/>
            <w:vAlign w:val="center"/>
          </w:tcPr>
          <w:p w14:paraId="7E25D35A" w14:textId="77777777" w:rsidR="00F323B3" w:rsidRDefault="00F323B3" w:rsidP="00F821D7">
            <w:pPr>
              <w:spacing w:line="276" w:lineRule="auto"/>
              <w:jc w:val="center"/>
              <w:rPr>
                <w:lang w:val="en-GB" w:bidi="en-US"/>
              </w:rPr>
            </w:pPr>
            <w:r w:rsidRPr="0010782B">
              <w:rPr>
                <w:lang w:val="en-GB" w:bidi="en-US"/>
              </w:rPr>
              <w:t>1223</w:t>
            </w:r>
          </w:p>
        </w:tc>
        <w:tc>
          <w:tcPr>
            <w:tcW w:w="1321" w:type="dxa"/>
            <w:vAlign w:val="center"/>
          </w:tcPr>
          <w:p w14:paraId="0C2A1152" w14:textId="77777777" w:rsidR="00F323B3" w:rsidRDefault="00F323B3" w:rsidP="00F821D7">
            <w:pPr>
              <w:spacing w:line="276" w:lineRule="auto"/>
              <w:jc w:val="center"/>
              <w:rPr>
                <w:lang w:val="en-GB" w:bidi="en-US"/>
              </w:rPr>
            </w:pPr>
            <w:r w:rsidRPr="0010782B">
              <w:rPr>
                <w:lang w:val="en-GB" w:bidi="en-US"/>
              </w:rPr>
              <w:t>4762</w:t>
            </w:r>
          </w:p>
        </w:tc>
        <w:tc>
          <w:tcPr>
            <w:tcW w:w="1439" w:type="dxa"/>
            <w:vAlign w:val="center"/>
          </w:tcPr>
          <w:p w14:paraId="44E72060" w14:textId="77777777" w:rsidR="00F323B3" w:rsidRPr="00775A00" w:rsidRDefault="00F323B3" w:rsidP="00F821D7">
            <w:pPr>
              <w:spacing w:line="276" w:lineRule="auto"/>
              <w:jc w:val="center"/>
              <w:rPr>
                <w:lang w:val="en-GB" w:bidi="en-US"/>
              </w:rPr>
            </w:pPr>
            <w:r>
              <w:rPr>
                <w:lang w:val="en-GB" w:bidi="en-US"/>
              </w:rPr>
              <w:t>20.43%</w:t>
            </w:r>
          </w:p>
        </w:tc>
        <w:tc>
          <w:tcPr>
            <w:tcW w:w="1301" w:type="dxa"/>
            <w:vAlign w:val="center"/>
          </w:tcPr>
          <w:p w14:paraId="71D1D571" w14:textId="77777777" w:rsidR="00F323B3" w:rsidRPr="00775A00" w:rsidRDefault="00F323B3" w:rsidP="00F821D7">
            <w:pPr>
              <w:spacing w:line="276" w:lineRule="auto"/>
              <w:jc w:val="center"/>
              <w:rPr>
                <w:lang w:val="en-GB" w:bidi="en-US"/>
              </w:rPr>
            </w:pPr>
            <w:r>
              <w:rPr>
                <w:lang w:val="en-GB" w:bidi="en-US"/>
              </w:rPr>
              <w:t>79.57%</w:t>
            </w:r>
          </w:p>
        </w:tc>
      </w:tr>
      <w:tr w:rsidR="00F323B3" w:rsidRPr="00775A00" w14:paraId="13F8F16D" w14:textId="77777777" w:rsidTr="00527B0B">
        <w:tc>
          <w:tcPr>
            <w:tcW w:w="667" w:type="dxa"/>
            <w:vAlign w:val="center"/>
          </w:tcPr>
          <w:p w14:paraId="1A68D43E" w14:textId="77777777" w:rsidR="00F323B3" w:rsidRDefault="00F323B3" w:rsidP="00F821D7">
            <w:pPr>
              <w:spacing w:line="276" w:lineRule="auto"/>
              <w:jc w:val="center"/>
              <w:rPr>
                <w:lang w:val="en-GB" w:bidi="en-US"/>
              </w:rPr>
            </w:pPr>
            <w:r>
              <w:rPr>
                <w:lang w:val="en-GB" w:bidi="en-US"/>
              </w:rPr>
              <w:t>3</w:t>
            </w:r>
          </w:p>
        </w:tc>
        <w:tc>
          <w:tcPr>
            <w:tcW w:w="2208" w:type="dxa"/>
            <w:vAlign w:val="center"/>
          </w:tcPr>
          <w:p w14:paraId="42A2FF60" w14:textId="77777777" w:rsidR="00F323B3" w:rsidRDefault="00F323B3" w:rsidP="00F821D7">
            <w:pPr>
              <w:spacing w:line="276" w:lineRule="auto"/>
              <w:jc w:val="left"/>
              <w:rPr>
                <w:lang w:val="en-GB" w:bidi="en-US"/>
              </w:rPr>
            </w:pPr>
            <w:r w:rsidRPr="00ED1C80">
              <w:rPr>
                <w:lang w:val="en-GB" w:bidi="en-US"/>
              </w:rPr>
              <w:t>/</w:t>
            </w:r>
            <w:r>
              <w:rPr>
                <w:lang w:val="en-GB" w:bidi="en-US"/>
              </w:rPr>
              <w:t>antien</w:t>
            </w:r>
            <w:r w:rsidRPr="00707E92">
              <w:rPr>
                <w:lang w:val="en-GB" w:bidi="en-US"/>
              </w:rPr>
              <w:t>123code.vn</w:t>
            </w:r>
          </w:p>
        </w:tc>
        <w:tc>
          <w:tcPr>
            <w:tcW w:w="1260" w:type="dxa"/>
            <w:vAlign w:val="center"/>
          </w:tcPr>
          <w:p w14:paraId="022BF034" w14:textId="77777777" w:rsidR="00F323B3" w:rsidRDefault="00F323B3" w:rsidP="00F821D7">
            <w:pPr>
              <w:spacing w:line="276" w:lineRule="auto"/>
              <w:jc w:val="center"/>
              <w:rPr>
                <w:lang w:val="en-GB" w:bidi="en-US"/>
              </w:rPr>
            </w:pPr>
            <w:r w:rsidRPr="0010782B">
              <w:rPr>
                <w:lang w:val="en-GB" w:bidi="en-US"/>
              </w:rPr>
              <w:t>3355</w:t>
            </w:r>
          </w:p>
        </w:tc>
        <w:tc>
          <w:tcPr>
            <w:tcW w:w="1111" w:type="dxa"/>
            <w:vAlign w:val="center"/>
          </w:tcPr>
          <w:p w14:paraId="6AAAA4B3" w14:textId="77777777" w:rsidR="00F323B3" w:rsidRDefault="00F323B3" w:rsidP="00F821D7">
            <w:pPr>
              <w:spacing w:line="276" w:lineRule="auto"/>
              <w:jc w:val="center"/>
              <w:rPr>
                <w:lang w:val="en-GB" w:bidi="en-US"/>
              </w:rPr>
            </w:pPr>
            <w:r w:rsidRPr="0010782B">
              <w:rPr>
                <w:lang w:val="en-GB" w:bidi="en-US"/>
              </w:rPr>
              <w:t>760</w:t>
            </w:r>
          </w:p>
        </w:tc>
        <w:tc>
          <w:tcPr>
            <w:tcW w:w="1321" w:type="dxa"/>
            <w:vAlign w:val="center"/>
          </w:tcPr>
          <w:p w14:paraId="2F7D4E82" w14:textId="77777777" w:rsidR="00F323B3" w:rsidRDefault="00F323B3" w:rsidP="00F821D7">
            <w:pPr>
              <w:spacing w:line="276" w:lineRule="auto"/>
              <w:jc w:val="center"/>
              <w:rPr>
                <w:lang w:val="en-GB" w:bidi="en-US"/>
              </w:rPr>
            </w:pPr>
            <w:r w:rsidRPr="0010782B">
              <w:rPr>
                <w:lang w:val="en-GB" w:bidi="en-US"/>
              </w:rPr>
              <w:t>2595</w:t>
            </w:r>
          </w:p>
        </w:tc>
        <w:tc>
          <w:tcPr>
            <w:tcW w:w="1439" w:type="dxa"/>
            <w:vAlign w:val="center"/>
          </w:tcPr>
          <w:p w14:paraId="753995C8" w14:textId="77777777" w:rsidR="00F323B3" w:rsidRPr="00775A00" w:rsidRDefault="00F323B3" w:rsidP="00F821D7">
            <w:pPr>
              <w:spacing w:line="276" w:lineRule="auto"/>
              <w:jc w:val="center"/>
              <w:rPr>
                <w:lang w:val="en-GB" w:bidi="en-US"/>
              </w:rPr>
            </w:pPr>
            <w:r>
              <w:rPr>
                <w:lang w:val="en-GB" w:bidi="en-US"/>
              </w:rPr>
              <w:t>22.65%</w:t>
            </w:r>
          </w:p>
        </w:tc>
        <w:tc>
          <w:tcPr>
            <w:tcW w:w="1301" w:type="dxa"/>
            <w:vAlign w:val="center"/>
          </w:tcPr>
          <w:p w14:paraId="3D342194" w14:textId="77777777" w:rsidR="00F323B3" w:rsidRPr="00775A00" w:rsidRDefault="00F323B3" w:rsidP="00F821D7">
            <w:pPr>
              <w:spacing w:line="276" w:lineRule="auto"/>
              <w:jc w:val="center"/>
              <w:rPr>
                <w:lang w:val="en-GB" w:bidi="en-US"/>
              </w:rPr>
            </w:pPr>
            <w:r>
              <w:rPr>
                <w:lang w:val="en-GB" w:bidi="en-US"/>
              </w:rPr>
              <w:t>77.35%</w:t>
            </w:r>
          </w:p>
        </w:tc>
      </w:tr>
      <w:tr w:rsidR="00F323B3" w:rsidRPr="00775A00" w14:paraId="1B86A5AA" w14:textId="77777777" w:rsidTr="00527B0B">
        <w:tc>
          <w:tcPr>
            <w:tcW w:w="667" w:type="dxa"/>
            <w:vAlign w:val="center"/>
          </w:tcPr>
          <w:p w14:paraId="5052A116" w14:textId="77777777" w:rsidR="00F323B3" w:rsidRDefault="00F323B3" w:rsidP="00F821D7">
            <w:pPr>
              <w:spacing w:line="276" w:lineRule="auto"/>
              <w:jc w:val="center"/>
              <w:rPr>
                <w:lang w:val="en-GB" w:bidi="en-US"/>
              </w:rPr>
            </w:pPr>
            <w:r>
              <w:rPr>
                <w:lang w:val="en-GB" w:bidi="en-US"/>
              </w:rPr>
              <w:t>4</w:t>
            </w:r>
          </w:p>
        </w:tc>
        <w:tc>
          <w:tcPr>
            <w:tcW w:w="2208" w:type="dxa"/>
            <w:vAlign w:val="center"/>
          </w:tcPr>
          <w:p w14:paraId="0CFAB591" w14:textId="77777777" w:rsidR="00F323B3" w:rsidRDefault="00F323B3" w:rsidP="00F821D7">
            <w:pPr>
              <w:spacing w:line="276" w:lineRule="auto"/>
              <w:jc w:val="left"/>
              <w:rPr>
                <w:lang w:val="en-GB" w:bidi="en-US"/>
              </w:rPr>
            </w:pPr>
            <w:r w:rsidRPr="00ED1C80">
              <w:rPr>
                <w:lang w:val="en-GB" w:bidi="en-US"/>
              </w:rPr>
              <w:t>/</w:t>
            </w:r>
            <w:r w:rsidRPr="00707E92">
              <w:rPr>
                <w:lang w:val="en-GB" w:bidi="en-US"/>
              </w:rPr>
              <w:t>tourdulich</w:t>
            </w:r>
          </w:p>
        </w:tc>
        <w:tc>
          <w:tcPr>
            <w:tcW w:w="1260" w:type="dxa"/>
            <w:vAlign w:val="center"/>
          </w:tcPr>
          <w:p w14:paraId="091436B9" w14:textId="77777777" w:rsidR="00F323B3" w:rsidRDefault="00F323B3" w:rsidP="00F821D7">
            <w:pPr>
              <w:spacing w:line="276" w:lineRule="auto"/>
              <w:jc w:val="center"/>
              <w:rPr>
                <w:lang w:val="en-GB" w:bidi="en-US"/>
              </w:rPr>
            </w:pPr>
            <w:r w:rsidRPr="0010782B">
              <w:rPr>
                <w:lang w:val="en-GB" w:bidi="en-US"/>
              </w:rPr>
              <w:t>4906</w:t>
            </w:r>
          </w:p>
        </w:tc>
        <w:tc>
          <w:tcPr>
            <w:tcW w:w="1111" w:type="dxa"/>
            <w:vAlign w:val="center"/>
          </w:tcPr>
          <w:p w14:paraId="67840FC7" w14:textId="77777777" w:rsidR="00F323B3" w:rsidRDefault="00F323B3" w:rsidP="00F821D7">
            <w:pPr>
              <w:spacing w:line="276" w:lineRule="auto"/>
              <w:jc w:val="center"/>
              <w:rPr>
                <w:lang w:val="en-GB" w:bidi="en-US"/>
              </w:rPr>
            </w:pPr>
            <w:r w:rsidRPr="0010782B">
              <w:rPr>
                <w:lang w:val="en-GB" w:bidi="en-US"/>
              </w:rPr>
              <w:t>977</w:t>
            </w:r>
          </w:p>
        </w:tc>
        <w:tc>
          <w:tcPr>
            <w:tcW w:w="1321" w:type="dxa"/>
            <w:vAlign w:val="center"/>
          </w:tcPr>
          <w:p w14:paraId="505E2474" w14:textId="77777777" w:rsidR="00F323B3" w:rsidRDefault="00F323B3" w:rsidP="00F821D7">
            <w:pPr>
              <w:spacing w:line="276" w:lineRule="auto"/>
              <w:jc w:val="center"/>
              <w:rPr>
                <w:lang w:val="en-GB" w:bidi="en-US"/>
              </w:rPr>
            </w:pPr>
            <w:r w:rsidRPr="0010782B">
              <w:rPr>
                <w:lang w:val="en-GB" w:bidi="en-US"/>
              </w:rPr>
              <w:t>3929</w:t>
            </w:r>
          </w:p>
        </w:tc>
        <w:tc>
          <w:tcPr>
            <w:tcW w:w="1439" w:type="dxa"/>
            <w:vAlign w:val="center"/>
          </w:tcPr>
          <w:p w14:paraId="46A943D7" w14:textId="77777777" w:rsidR="00F323B3" w:rsidRPr="00775A00" w:rsidRDefault="00F323B3" w:rsidP="00F821D7">
            <w:pPr>
              <w:spacing w:line="276" w:lineRule="auto"/>
              <w:jc w:val="center"/>
              <w:rPr>
                <w:lang w:val="en-GB" w:bidi="en-US"/>
              </w:rPr>
            </w:pPr>
            <w:r>
              <w:rPr>
                <w:lang w:val="en-GB" w:bidi="en-US"/>
              </w:rPr>
              <w:t>19.91%</w:t>
            </w:r>
          </w:p>
        </w:tc>
        <w:tc>
          <w:tcPr>
            <w:tcW w:w="1301" w:type="dxa"/>
            <w:vAlign w:val="center"/>
          </w:tcPr>
          <w:p w14:paraId="669C76CE" w14:textId="77777777" w:rsidR="00F323B3" w:rsidRPr="00775A00" w:rsidRDefault="00F323B3" w:rsidP="00F821D7">
            <w:pPr>
              <w:spacing w:line="276" w:lineRule="auto"/>
              <w:jc w:val="center"/>
              <w:rPr>
                <w:lang w:val="en-GB" w:bidi="en-US"/>
              </w:rPr>
            </w:pPr>
            <w:r>
              <w:rPr>
                <w:lang w:val="en-GB" w:bidi="en-US"/>
              </w:rPr>
              <w:t>80.09%</w:t>
            </w:r>
          </w:p>
        </w:tc>
      </w:tr>
      <w:tr w:rsidR="00F323B3" w:rsidRPr="00775A00" w14:paraId="54390538" w14:textId="77777777" w:rsidTr="00527B0B">
        <w:tc>
          <w:tcPr>
            <w:tcW w:w="2875" w:type="dxa"/>
            <w:gridSpan w:val="2"/>
            <w:vAlign w:val="center"/>
          </w:tcPr>
          <w:p w14:paraId="178E22A8" w14:textId="77777777" w:rsidR="00F323B3" w:rsidRPr="00ED1C80" w:rsidRDefault="00F323B3" w:rsidP="00F821D7">
            <w:pPr>
              <w:spacing w:line="276" w:lineRule="auto"/>
              <w:jc w:val="center"/>
              <w:rPr>
                <w:lang w:val="en-GB" w:bidi="en-US"/>
              </w:rPr>
            </w:pPr>
            <w:r w:rsidRPr="008C7D3E">
              <w:rPr>
                <w:b/>
                <w:lang w:val="en-GB" w:bidi="en-US"/>
              </w:rPr>
              <w:t>Tổng cộng</w:t>
            </w:r>
          </w:p>
        </w:tc>
        <w:tc>
          <w:tcPr>
            <w:tcW w:w="1260" w:type="dxa"/>
            <w:vAlign w:val="center"/>
          </w:tcPr>
          <w:p w14:paraId="42D44DD7" w14:textId="77777777" w:rsidR="00F323B3" w:rsidRPr="0010782B"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15111</w:t>
            </w:r>
            <w:r>
              <w:rPr>
                <w:lang w:val="en-GB" w:bidi="en-US"/>
              </w:rPr>
              <w:fldChar w:fldCharType="end"/>
            </w:r>
          </w:p>
        </w:tc>
        <w:tc>
          <w:tcPr>
            <w:tcW w:w="1111" w:type="dxa"/>
            <w:vAlign w:val="center"/>
          </w:tcPr>
          <w:p w14:paraId="65BAFD88" w14:textId="77777777" w:rsidR="00F323B3" w:rsidRPr="0010782B"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3170</w:t>
            </w:r>
            <w:r>
              <w:rPr>
                <w:lang w:val="en-GB" w:bidi="en-US"/>
              </w:rPr>
              <w:fldChar w:fldCharType="end"/>
            </w:r>
          </w:p>
        </w:tc>
        <w:tc>
          <w:tcPr>
            <w:tcW w:w="1321" w:type="dxa"/>
            <w:vAlign w:val="center"/>
          </w:tcPr>
          <w:p w14:paraId="519D2EBC" w14:textId="77777777" w:rsidR="00F323B3" w:rsidRPr="0010782B" w:rsidRDefault="00F323B3" w:rsidP="00F821D7">
            <w:pPr>
              <w:spacing w:line="276" w:lineRule="auto"/>
              <w:jc w:val="center"/>
              <w:rPr>
                <w:lang w:val="en-GB" w:bidi="en-US"/>
              </w:rPr>
            </w:pPr>
            <w:r>
              <w:rPr>
                <w:lang w:val="en-GB" w:bidi="en-US"/>
              </w:rPr>
              <w:fldChar w:fldCharType="begin"/>
            </w:r>
            <w:r>
              <w:rPr>
                <w:lang w:val="en-GB" w:bidi="en-US"/>
              </w:rPr>
              <w:instrText xml:space="preserve"> =SUM(ABOVE) </w:instrText>
            </w:r>
            <w:r>
              <w:rPr>
                <w:lang w:val="en-GB" w:bidi="en-US"/>
              </w:rPr>
              <w:fldChar w:fldCharType="separate"/>
            </w:r>
            <w:r>
              <w:rPr>
                <w:noProof/>
                <w:lang w:val="en-GB" w:bidi="en-US"/>
              </w:rPr>
              <w:t>11941</w:t>
            </w:r>
            <w:r>
              <w:rPr>
                <w:lang w:val="en-GB" w:bidi="en-US"/>
              </w:rPr>
              <w:fldChar w:fldCharType="end"/>
            </w:r>
          </w:p>
        </w:tc>
        <w:tc>
          <w:tcPr>
            <w:tcW w:w="1439" w:type="dxa"/>
            <w:vAlign w:val="center"/>
          </w:tcPr>
          <w:p w14:paraId="1616C475" w14:textId="77777777" w:rsidR="00F323B3" w:rsidRDefault="00F323B3" w:rsidP="00F821D7">
            <w:pPr>
              <w:spacing w:line="276" w:lineRule="auto"/>
              <w:jc w:val="center"/>
              <w:rPr>
                <w:lang w:val="en-GB" w:bidi="en-US"/>
              </w:rPr>
            </w:pPr>
            <w:r>
              <w:rPr>
                <w:lang w:val="en-GB" w:bidi="en-US"/>
              </w:rPr>
              <w:t>20.97%</w:t>
            </w:r>
          </w:p>
        </w:tc>
        <w:tc>
          <w:tcPr>
            <w:tcW w:w="1301" w:type="dxa"/>
            <w:vAlign w:val="center"/>
          </w:tcPr>
          <w:p w14:paraId="027B6E09" w14:textId="77777777" w:rsidR="00F323B3" w:rsidRDefault="00F323B3" w:rsidP="00F821D7">
            <w:pPr>
              <w:spacing w:line="276" w:lineRule="auto"/>
              <w:jc w:val="center"/>
              <w:rPr>
                <w:lang w:val="en-GB" w:bidi="en-US"/>
              </w:rPr>
            </w:pPr>
            <w:r>
              <w:rPr>
                <w:lang w:val="en-GB" w:bidi="en-US"/>
              </w:rPr>
              <w:t>79.03%</w:t>
            </w:r>
          </w:p>
        </w:tc>
      </w:tr>
    </w:tbl>
    <w:p w14:paraId="2A8A06CB" w14:textId="77777777" w:rsidR="00F323B3" w:rsidRDefault="00F323B3" w:rsidP="00F821D7">
      <w:pPr>
        <w:spacing w:line="276" w:lineRule="auto"/>
        <w:rPr>
          <w:lang w:val="en-GB" w:bidi="en-US"/>
        </w:rPr>
      </w:pPr>
    </w:p>
    <w:p w14:paraId="0C33753D" w14:textId="77777777" w:rsidR="00F323B3" w:rsidRDefault="00F323B3" w:rsidP="00F821D7">
      <w:pPr>
        <w:spacing w:line="276" w:lineRule="auto"/>
        <w:rPr>
          <w:lang w:val="en-GB" w:bidi="en-US"/>
        </w:rPr>
      </w:pPr>
      <w:r>
        <w:rPr>
          <w:lang w:val="en-GB" w:bidi="en-US"/>
        </w:rPr>
        <w:t xml:space="preserve">Tổng thời gian quét các thư mục trên là </w:t>
      </w:r>
      <w:r w:rsidRPr="0010782B">
        <w:rPr>
          <w:lang w:val="en-GB" w:bidi="en-US"/>
        </w:rPr>
        <w:t xml:space="preserve">309.54 </w:t>
      </w:r>
      <w:r>
        <w:rPr>
          <w:lang w:val="en-GB" w:bidi="en-US"/>
        </w:rPr>
        <w:t xml:space="preserve">giây. CPU trung bình sử dụng </w:t>
      </w:r>
      <w:r w:rsidRPr="0010782B">
        <w:rPr>
          <w:lang w:val="en-GB" w:bidi="en-US"/>
        </w:rPr>
        <w:t>14.71</w:t>
      </w:r>
      <w:r>
        <w:rPr>
          <w:lang w:val="en-GB" w:bidi="en-US"/>
        </w:rPr>
        <w:t>%, RAM sử dụng 46.3 MB.</w:t>
      </w:r>
    </w:p>
    <w:p w14:paraId="2D255052" w14:textId="77777777" w:rsidR="00F323B3" w:rsidRDefault="00F323B3" w:rsidP="00F821D7">
      <w:pPr>
        <w:spacing w:line="276" w:lineRule="auto"/>
        <w:rPr>
          <w:lang w:val="en-GB" w:bidi="en-US"/>
        </w:rPr>
      </w:pPr>
      <w:r>
        <w:rPr>
          <w:lang w:val="en-GB" w:bidi="en-US"/>
        </w:rPr>
        <w:t>Kết quả thí điểm trên đều là kết quả phát hiện thuần túy của công cụ, chưa sử dụng máy chủ lưu trữ thông tin các file đã scan (dựa trên danh sách blacklist và whitelist).</w:t>
      </w:r>
    </w:p>
    <w:p w14:paraId="0B87253F" w14:textId="77777777" w:rsidR="00F323B3" w:rsidRDefault="00F323B3" w:rsidP="00F821D7">
      <w:pPr>
        <w:spacing w:line="276" w:lineRule="auto"/>
        <w:rPr>
          <w:lang w:val="vi-VN" w:bidi="en-US"/>
        </w:rPr>
      </w:pPr>
      <w:r>
        <w:rPr>
          <w:lang w:val="vi-VN" w:bidi="en-US"/>
        </w:rPr>
        <w:t>Dữ liệu phân tích sẽ được tự động đưa vào hệ thống Splunk như sau:</w:t>
      </w:r>
    </w:p>
    <w:p w14:paraId="5AAC91FD" w14:textId="77777777" w:rsidR="00F323B3" w:rsidRDefault="00F323B3" w:rsidP="00F821D7">
      <w:pPr>
        <w:keepNext/>
        <w:spacing w:line="276" w:lineRule="auto"/>
        <w:jc w:val="center"/>
      </w:pPr>
      <w:r>
        <w:rPr>
          <w:noProof/>
        </w:rPr>
        <w:lastRenderedPageBreak/>
        <w:drawing>
          <wp:inline distT="0" distB="0" distL="0" distR="0" wp14:anchorId="6C788610" wp14:editId="66BC051A">
            <wp:extent cx="3536332" cy="3286780"/>
            <wp:effectExtent l="19050" t="19050" r="2603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6979" cy="3287381"/>
                    </a:xfrm>
                    <a:prstGeom prst="rect">
                      <a:avLst/>
                    </a:prstGeom>
                    <a:ln>
                      <a:solidFill>
                        <a:schemeClr val="accent1"/>
                      </a:solidFill>
                    </a:ln>
                  </pic:spPr>
                </pic:pic>
              </a:graphicData>
            </a:graphic>
          </wp:inline>
        </w:drawing>
      </w:r>
    </w:p>
    <w:p w14:paraId="29698847" w14:textId="327F0B88" w:rsidR="00F323B3" w:rsidRDefault="00F323B3" w:rsidP="00F821D7">
      <w:pPr>
        <w:pStyle w:val="Caption"/>
        <w:spacing w:line="276" w:lineRule="auto"/>
        <w:rPr>
          <w:lang w:val="vi-VN"/>
        </w:rPr>
      </w:pPr>
      <w:r>
        <w:t xml:space="preserve">Hình </w:t>
      </w:r>
      <w:r w:rsidR="00185D75">
        <w:fldChar w:fldCharType="begin"/>
      </w:r>
      <w:r w:rsidR="00185D75">
        <w:instrText xml:space="preserve"> SEQ Hình \* ARABIC </w:instrText>
      </w:r>
      <w:r w:rsidR="00185D75">
        <w:fldChar w:fldCharType="separate"/>
      </w:r>
      <w:r w:rsidR="00B10747">
        <w:rPr>
          <w:noProof/>
        </w:rPr>
        <w:t>3</w:t>
      </w:r>
      <w:r w:rsidR="00185D75">
        <w:rPr>
          <w:noProof/>
        </w:rPr>
        <w:fldChar w:fldCharType="end"/>
      </w:r>
      <w:r>
        <w:rPr>
          <w:lang w:val="vi-VN"/>
        </w:rPr>
        <w:t>: Kết quả tổng quan khi rà quét hệ thống.</w:t>
      </w:r>
    </w:p>
    <w:p w14:paraId="509DDED0" w14:textId="77777777" w:rsidR="00F323B3" w:rsidRDefault="00F323B3" w:rsidP="00F821D7">
      <w:pPr>
        <w:keepNext/>
        <w:spacing w:line="276" w:lineRule="auto"/>
        <w:jc w:val="center"/>
      </w:pPr>
      <w:r>
        <w:rPr>
          <w:noProof/>
        </w:rPr>
        <w:drawing>
          <wp:inline distT="0" distB="0" distL="0" distR="0" wp14:anchorId="561CA8DC" wp14:editId="2486E7C6">
            <wp:extent cx="3892556" cy="3168524"/>
            <wp:effectExtent l="19050" t="19050" r="1270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554" cy="3169336"/>
                    </a:xfrm>
                    <a:prstGeom prst="rect">
                      <a:avLst/>
                    </a:prstGeom>
                    <a:ln>
                      <a:solidFill>
                        <a:schemeClr val="accent1"/>
                      </a:solidFill>
                    </a:ln>
                  </pic:spPr>
                </pic:pic>
              </a:graphicData>
            </a:graphic>
          </wp:inline>
        </w:drawing>
      </w:r>
    </w:p>
    <w:p w14:paraId="5379B54B" w14:textId="62F6B8C8" w:rsidR="00F323B3" w:rsidRDefault="00F323B3" w:rsidP="00F821D7">
      <w:pPr>
        <w:pStyle w:val="Caption"/>
        <w:spacing w:line="276" w:lineRule="auto"/>
        <w:rPr>
          <w:lang w:val="vi-VN"/>
        </w:rPr>
      </w:pPr>
      <w:r>
        <w:t xml:space="preserve">Hình </w:t>
      </w:r>
      <w:r w:rsidR="00185D75">
        <w:fldChar w:fldCharType="begin"/>
      </w:r>
      <w:r w:rsidR="00185D75">
        <w:instrText xml:space="preserve"> SEQ Hình \* ARABIC </w:instrText>
      </w:r>
      <w:r w:rsidR="00185D75">
        <w:fldChar w:fldCharType="separate"/>
      </w:r>
      <w:r w:rsidR="00B10747">
        <w:rPr>
          <w:noProof/>
        </w:rPr>
        <w:t>4</w:t>
      </w:r>
      <w:r w:rsidR="00185D75">
        <w:rPr>
          <w:noProof/>
        </w:rPr>
        <w:fldChar w:fldCharType="end"/>
      </w:r>
      <w:r>
        <w:rPr>
          <w:lang w:val="vi-VN"/>
        </w:rPr>
        <w:t>: Kết quả khi phân tích một tệp tin của hệ thống.</w:t>
      </w:r>
    </w:p>
    <w:p w14:paraId="7F2CCF04" w14:textId="77777777" w:rsidR="00F323B3" w:rsidRDefault="00F323B3" w:rsidP="00F821D7">
      <w:pPr>
        <w:keepNext/>
        <w:spacing w:line="276" w:lineRule="auto"/>
        <w:jc w:val="center"/>
      </w:pPr>
      <w:r>
        <w:rPr>
          <w:noProof/>
        </w:rPr>
        <w:lastRenderedPageBreak/>
        <w:drawing>
          <wp:inline distT="0" distB="0" distL="0" distR="0" wp14:anchorId="66766753" wp14:editId="6766D788">
            <wp:extent cx="5916295" cy="1997710"/>
            <wp:effectExtent l="0" t="0" r="825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6295" cy="1997710"/>
                    </a:xfrm>
                    <a:prstGeom prst="rect">
                      <a:avLst/>
                    </a:prstGeom>
                  </pic:spPr>
                </pic:pic>
              </a:graphicData>
            </a:graphic>
          </wp:inline>
        </w:drawing>
      </w:r>
    </w:p>
    <w:p w14:paraId="750EC54F" w14:textId="18E3B32F" w:rsidR="00F323B3" w:rsidRDefault="00F323B3" w:rsidP="00F821D7">
      <w:pPr>
        <w:pStyle w:val="Caption"/>
        <w:spacing w:line="276" w:lineRule="auto"/>
        <w:rPr>
          <w:lang w:val="vi-VN"/>
        </w:rPr>
      </w:pPr>
      <w:r>
        <w:t xml:space="preserve">Hình </w:t>
      </w:r>
      <w:r w:rsidR="00185D75">
        <w:fldChar w:fldCharType="begin"/>
      </w:r>
      <w:r w:rsidR="00185D75">
        <w:instrText xml:space="preserve"> SEQ Hình \* ARABIC </w:instrText>
      </w:r>
      <w:r w:rsidR="00185D75">
        <w:fldChar w:fldCharType="separate"/>
      </w:r>
      <w:r w:rsidR="00B10747">
        <w:rPr>
          <w:noProof/>
        </w:rPr>
        <w:t>5</w:t>
      </w:r>
      <w:r w:rsidR="00185D75">
        <w:rPr>
          <w:noProof/>
        </w:rPr>
        <w:fldChar w:fldCharType="end"/>
      </w:r>
      <w:r>
        <w:rPr>
          <w:lang w:val="vi-VN"/>
        </w:rPr>
        <w:t>: Kết quả phân tích trên Splunk.</w:t>
      </w:r>
    </w:p>
    <w:p w14:paraId="6DF19B70" w14:textId="77777777" w:rsidR="00F323B3" w:rsidRPr="005B7563" w:rsidRDefault="00F323B3" w:rsidP="00F821D7">
      <w:pPr>
        <w:spacing w:line="276" w:lineRule="auto"/>
        <w:rPr>
          <w:lang w:val="vi-VN"/>
        </w:rPr>
      </w:pPr>
      <w:r>
        <w:rPr>
          <w:lang w:val="vi-VN"/>
        </w:rPr>
        <w:t>Có thể thực hiện tìm kiếm tệp tin có những dấu hiệu bất thường. Ví dụ dưới đây tìm kiếm tệp tin sử dụng hàm mã hóa base32 trong mã nguồn.</w:t>
      </w:r>
    </w:p>
    <w:p w14:paraId="68E510C5" w14:textId="77777777" w:rsidR="00F323B3" w:rsidRDefault="00F323B3" w:rsidP="00F821D7">
      <w:pPr>
        <w:keepNext/>
        <w:spacing w:line="276" w:lineRule="auto"/>
      </w:pPr>
      <w:r>
        <w:rPr>
          <w:noProof/>
        </w:rPr>
        <w:drawing>
          <wp:inline distT="0" distB="0" distL="0" distR="0" wp14:anchorId="6F676A53" wp14:editId="6D66DDE6">
            <wp:extent cx="5916295" cy="1399540"/>
            <wp:effectExtent l="19050" t="19050" r="27305"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295" cy="1399540"/>
                    </a:xfrm>
                    <a:prstGeom prst="rect">
                      <a:avLst/>
                    </a:prstGeom>
                    <a:ln>
                      <a:solidFill>
                        <a:schemeClr val="accent1"/>
                      </a:solidFill>
                    </a:ln>
                  </pic:spPr>
                </pic:pic>
              </a:graphicData>
            </a:graphic>
          </wp:inline>
        </w:drawing>
      </w:r>
    </w:p>
    <w:p w14:paraId="2F525747" w14:textId="459DFF9D" w:rsidR="00F323B3" w:rsidRPr="005B7563" w:rsidRDefault="00F323B3" w:rsidP="00F821D7">
      <w:pPr>
        <w:pStyle w:val="Caption"/>
        <w:spacing w:line="276" w:lineRule="auto"/>
        <w:rPr>
          <w:lang w:val="vi-VN"/>
        </w:rPr>
      </w:pPr>
      <w:r>
        <w:t xml:space="preserve">Hình </w:t>
      </w:r>
      <w:r w:rsidR="00185D75">
        <w:fldChar w:fldCharType="begin"/>
      </w:r>
      <w:r w:rsidR="00185D75">
        <w:instrText xml:space="preserve"> SEQ Hình \* ARABIC </w:instrText>
      </w:r>
      <w:r w:rsidR="00185D75">
        <w:fldChar w:fldCharType="separate"/>
      </w:r>
      <w:r w:rsidR="00B10747">
        <w:rPr>
          <w:noProof/>
        </w:rPr>
        <w:t>6</w:t>
      </w:r>
      <w:r w:rsidR="00185D75">
        <w:rPr>
          <w:noProof/>
        </w:rPr>
        <w:fldChar w:fldCharType="end"/>
      </w:r>
      <w:r>
        <w:rPr>
          <w:lang w:val="vi-VN"/>
        </w:rPr>
        <w:t>:Tìm kiếm kết quả tệp tin có sử dụng hàm mã hóa base32 trong mã nguồn.</w:t>
      </w:r>
    </w:p>
    <w:p w14:paraId="04EB0FCB" w14:textId="77777777" w:rsidR="00F323B3" w:rsidRDefault="00F323B3" w:rsidP="00F821D7">
      <w:pPr>
        <w:spacing w:line="276" w:lineRule="auto"/>
        <w:rPr>
          <w:lang w:val="vi-VN"/>
        </w:rPr>
      </w:pPr>
      <w:r>
        <w:rPr>
          <w:lang w:val="vi-VN"/>
        </w:rPr>
        <w:t>Hoặc tìm kiếm tệp tin nào có entropy &gt;= 6.0.</w:t>
      </w:r>
    </w:p>
    <w:p w14:paraId="48C99FC9" w14:textId="77777777" w:rsidR="00F323B3" w:rsidRDefault="00F323B3" w:rsidP="00F821D7">
      <w:pPr>
        <w:keepNext/>
        <w:spacing w:line="276" w:lineRule="auto"/>
      </w:pPr>
      <w:r>
        <w:rPr>
          <w:noProof/>
        </w:rPr>
        <w:drawing>
          <wp:inline distT="0" distB="0" distL="0" distR="0" wp14:anchorId="1E5BA230" wp14:editId="3C69D8FD">
            <wp:extent cx="5916295" cy="1576705"/>
            <wp:effectExtent l="19050" t="19050" r="27305"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6295" cy="1576705"/>
                    </a:xfrm>
                    <a:prstGeom prst="rect">
                      <a:avLst/>
                    </a:prstGeom>
                    <a:ln>
                      <a:solidFill>
                        <a:schemeClr val="accent1"/>
                      </a:solidFill>
                    </a:ln>
                  </pic:spPr>
                </pic:pic>
              </a:graphicData>
            </a:graphic>
          </wp:inline>
        </w:drawing>
      </w:r>
    </w:p>
    <w:p w14:paraId="7A5C4ED6" w14:textId="3BC724CD" w:rsidR="00F323B3" w:rsidRDefault="00F323B3" w:rsidP="00F821D7">
      <w:pPr>
        <w:pStyle w:val="Caption"/>
        <w:spacing w:line="276" w:lineRule="auto"/>
        <w:rPr>
          <w:lang w:val="vi-VN"/>
        </w:rPr>
      </w:pPr>
      <w:r>
        <w:t xml:space="preserve">Hình </w:t>
      </w:r>
      <w:r w:rsidR="00185D75">
        <w:fldChar w:fldCharType="begin"/>
      </w:r>
      <w:r w:rsidR="00185D75">
        <w:instrText xml:space="preserve"> SEQ Hình \* ARABIC </w:instrText>
      </w:r>
      <w:r w:rsidR="00185D75">
        <w:fldChar w:fldCharType="separate"/>
      </w:r>
      <w:r w:rsidR="00B10747">
        <w:rPr>
          <w:noProof/>
        </w:rPr>
        <w:t>7</w:t>
      </w:r>
      <w:r w:rsidR="00185D75">
        <w:rPr>
          <w:noProof/>
        </w:rPr>
        <w:fldChar w:fldCharType="end"/>
      </w:r>
      <w:r>
        <w:rPr>
          <w:lang w:val="vi-VN"/>
        </w:rPr>
        <w:t>:Kết quả tìm kiếm tệp tin có Entropy &gt;= 6.0 trong mã nguồn.</w:t>
      </w:r>
    </w:p>
    <w:p w14:paraId="42495390" w14:textId="0327ADDE" w:rsidR="00F323B3" w:rsidRDefault="006D48AE" w:rsidP="00F821D7">
      <w:pPr>
        <w:spacing w:line="276" w:lineRule="auto"/>
        <w:rPr>
          <w:lang w:val="vi-VN"/>
        </w:rPr>
      </w:pPr>
      <w:r>
        <w:t xml:space="preserve">Đối với Windows, </w:t>
      </w:r>
      <w:r>
        <w:rPr>
          <w:lang w:val="vi-VN"/>
        </w:rPr>
        <w:t>c</w:t>
      </w:r>
      <w:r w:rsidR="00F323B3">
        <w:rPr>
          <w:lang w:val="vi-VN"/>
        </w:rPr>
        <w:t>hương trình tự khởi tạo Task Scheduler để lập lịch tự động chạy theo thời gian cấu hình. Mặc định sẽ chạy hàng tháng (</w:t>
      </w:r>
      <w:r>
        <w:t xml:space="preserve">sau </w:t>
      </w:r>
      <w:r w:rsidR="00F323B3">
        <w:rPr>
          <w:lang w:val="vi-VN"/>
        </w:rPr>
        <w:t>30 ngày</w:t>
      </w:r>
      <w:r>
        <w:t xml:space="preserve"> tính từ ngày chạy công cụ</w:t>
      </w:r>
      <w:r w:rsidR="00191609">
        <w:t>, vào 22h00</w:t>
      </w:r>
      <w:r w:rsidR="00F323B3">
        <w:rPr>
          <w:lang w:val="vi-VN"/>
        </w:rPr>
        <w:t>).</w:t>
      </w:r>
    </w:p>
    <w:p w14:paraId="1217A3D7" w14:textId="5251E563" w:rsidR="00F323B3" w:rsidRDefault="00191609" w:rsidP="00F821D7">
      <w:pPr>
        <w:keepNext/>
        <w:spacing w:line="276" w:lineRule="auto"/>
        <w:jc w:val="center"/>
      </w:pPr>
      <w:r w:rsidRPr="00191609">
        <w:rPr>
          <w:noProof/>
        </w:rPr>
        <w:lastRenderedPageBreak/>
        <w:drawing>
          <wp:inline distT="0" distB="0" distL="0" distR="0" wp14:anchorId="2AD9E7C6" wp14:editId="124526B2">
            <wp:extent cx="4116345"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5992" cy="3146701"/>
                    </a:xfrm>
                    <a:prstGeom prst="rect">
                      <a:avLst/>
                    </a:prstGeom>
                  </pic:spPr>
                </pic:pic>
              </a:graphicData>
            </a:graphic>
          </wp:inline>
        </w:drawing>
      </w:r>
    </w:p>
    <w:p w14:paraId="5DB80A15" w14:textId="3A22964A" w:rsidR="00F323B3" w:rsidRDefault="00F323B3" w:rsidP="00F821D7">
      <w:pPr>
        <w:pStyle w:val="Caption"/>
        <w:spacing w:line="276" w:lineRule="auto"/>
        <w:rPr>
          <w:lang w:val="vi-VN"/>
        </w:rPr>
      </w:pPr>
      <w:r>
        <w:t xml:space="preserve">Hình </w:t>
      </w:r>
      <w:r w:rsidR="00185D75">
        <w:fldChar w:fldCharType="begin"/>
      </w:r>
      <w:r w:rsidR="00185D75">
        <w:instrText xml:space="preserve"> SEQ Hình \* ARABIC </w:instrText>
      </w:r>
      <w:r w:rsidR="00185D75">
        <w:fldChar w:fldCharType="separate"/>
      </w:r>
      <w:r w:rsidR="00B10747">
        <w:rPr>
          <w:noProof/>
        </w:rPr>
        <w:t>8</w:t>
      </w:r>
      <w:r w:rsidR="00185D75">
        <w:rPr>
          <w:noProof/>
        </w:rPr>
        <w:fldChar w:fldCharType="end"/>
      </w:r>
      <w:r>
        <w:rPr>
          <w:lang w:val="vi-VN"/>
        </w:rPr>
        <w:t>: Task Scheduler tự khởi chạy chương trình sau</w:t>
      </w:r>
      <w:r w:rsidR="006D48AE">
        <w:t xml:space="preserve"> mỗi</w:t>
      </w:r>
      <w:r>
        <w:rPr>
          <w:lang w:val="vi-VN"/>
        </w:rPr>
        <w:t xml:space="preserve"> 30 ngày.</w:t>
      </w:r>
    </w:p>
    <w:p w14:paraId="5BEC6DBF" w14:textId="6C45995A" w:rsidR="006D48AE" w:rsidRDefault="006D48AE" w:rsidP="006D48AE">
      <w:r>
        <w:t>Đối với Linux, chương trình sẽ tự tạo Crontab và lập lịch chạy công cụ tự động.</w:t>
      </w:r>
      <w:r w:rsidR="0030098A">
        <w:t xml:space="preserve"> Mặc định giá trị crontab được đặ</w:t>
      </w:r>
      <w:r w:rsidR="00D352AE">
        <w:t>t là 0 22</w:t>
      </w:r>
      <w:r w:rsidR="0030098A">
        <w:t xml:space="preserve"> 1 * * (khởi chạy công cụ hàng tháng</w:t>
      </w:r>
      <w:r w:rsidR="00BF328C">
        <w:t xml:space="preserve"> vào 22h00</w:t>
      </w:r>
      <w:r w:rsidR="0030098A">
        <w:t>)</w:t>
      </w:r>
    </w:p>
    <w:p w14:paraId="31E1AD4E" w14:textId="2CDB6816" w:rsidR="006D48AE" w:rsidRDefault="0044530C" w:rsidP="006D48AE">
      <w:pPr>
        <w:jc w:val="center"/>
      </w:pPr>
      <w:r w:rsidRPr="0044530C">
        <w:rPr>
          <w:noProof/>
        </w:rPr>
        <w:drawing>
          <wp:inline distT="0" distB="0" distL="0" distR="0" wp14:anchorId="7834D241" wp14:editId="06BF53B2">
            <wp:extent cx="5365754" cy="80486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9916" cy="823487"/>
                    </a:xfrm>
                    <a:prstGeom prst="rect">
                      <a:avLst/>
                    </a:prstGeom>
                  </pic:spPr>
                </pic:pic>
              </a:graphicData>
            </a:graphic>
          </wp:inline>
        </w:drawing>
      </w:r>
    </w:p>
    <w:p w14:paraId="76E9A4C4" w14:textId="510909C2" w:rsidR="0030098A" w:rsidRPr="0030098A" w:rsidRDefault="0030098A" w:rsidP="006D48AE">
      <w:pPr>
        <w:jc w:val="center"/>
        <w:rPr>
          <w:i/>
        </w:rPr>
      </w:pPr>
      <w:r w:rsidRPr="0030098A">
        <w:rPr>
          <w:i/>
        </w:rPr>
        <w:t xml:space="preserve">Hình </w:t>
      </w:r>
      <w:r>
        <w:rPr>
          <w:i/>
        </w:rPr>
        <w:t>9</w:t>
      </w:r>
      <w:r w:rsidRPr="0030098A">
        <w:rPr>
          <w:i/>
          <w:lang w:val="vi-VN"/>
        </w:rPr>
        <w:t xml:space="preserve">: </w:t>
      </w:r>
      <w:r>
        <w:rPr>
          <w:i/>
        </w:rPr>
        <w:t>crontab tự khởi chạy chương trình vào ngày đầu tiên của tháng</w:t>
      </w:r>
      <w:r w:rsidRPr="0030098A">
        <w:rPr>
          <w:i/>
          <w:lang w:val="vi-VN"/>
        </w:rPr>
        <w:t>.</w:t>
      </w:r>
    </w:p>
    <w:p w14:paraId="47AA948A" w14:textId="26E78326" w:rsidR="00D603C2" w:rsidRPr="00F323B3" w:rsidRDefault="00D603C2" w:rsidP="00F821D7">
      <w:pPr>
        <w:pStyle w:val="ListParagraph"/>
        <w:numPr>
          <w:ilvl w:val="0"/>
          <w:numId w:val="1"/>
        </w:numPr>
        <w:spacing w:line="276" w:lineRule="auto"/>
        <w:outlineLvl w:val="0"/>
        <w:rPr>
          <w:b/>
          <w:bCs/>
          <w:lang w:val="vi-VN"/>
        </w:rPr>
      </w:pPr>
      <w:bookmarkStart w:id="17" w:name="_Toc71816809"/>
      <w:r w:rsidRPr="00F323B3">
        <w:rPr>
          <w:b/>
          <w:bCs/>
          <w:lang w:val="vi-VN"/>
        </w:rPr>
        <w:t>Hướng phát triển và kết luận</w:t>
      </w:r>
      <w:bookmarkEnd w:id="17"/>
    </w:p>
    <w:p w14:paraId="1A9F1ADB" w14:textId="16694356" w:rsidR="00D603C2" w:rsidRPr="00F323B3" w:rsidRDefault="00D603C2" w:rsidP="00F821D7">
      <w:pPr>
        <w:pStyle w:val="ListParagraph"/>
        <w:numPr>
          <w:ilvl w:val="1"/>
          <w:numId w:val="1"/>
        </w:numPr>
        <w:spacing w:line="276" w:lineRule="auto"/>
        <w:outlineLvl w:val="1"/>
        <w:rPr>
          <w:b/>
          <w:bCs/>
          <w:lang w:val="vi-VN"/>
        </w:rPr>
      </w:pPr>
      <w:bookmarkStart w:id="18" w:name="_Toc71816810"/>
      <w:r w:rsidRPr="00F323B3">
        <w:rPr>
          <w:b/>
          <w:bCs/>
          <w:lang w:val="vi-VN"/>
        </w:rPr>
        <w:t>Hướng phát triển</w:t>
      </w:r>
      <w:bookmarkEnd w:id="18"/>
    </w:p>
    <w:p w14:paraId="4E7882C8" w14:textId="77777777" w:rsidR="00F323B3" w:rsidRPr="00F323B3" w:rsidRDefault="00F323B3" w:rsidP="00F821D7">
      <w:pPr>
        <w:spacing w:line="276" w:lineRule="auto"/>
        <w:rPr>
          <w:lang w:val="vi-VN"/>
        </w:rPr>
      </w:pPr>
      <w:r w:rsidRPr="00F323B3">
        <w:rPr>
          <w:lang w:val="vi-VN"/>
        </w:rPr>
        <w:t>Với phiên bản hiện tại, chương trình đã có khả năng phát hiện webshell với độ chính xác tương đối cao. Tuy nhiên kết quả trên mới chỉ là kết quả khi chưa sử dụng máy chủ lưu trữ thông tin các file đã quét. Theo thời gian, nếu như được bổ sung càng nhiều thông tin trên cơ sở dữ liệu, thì tỉ lệ dương tính giả và âm tính giả sẽ ngày càng giảm, độ chính xác của công cụ ngày càng được nâng cao.</w:t>
      </w:r>
    </w:p>
    <w:p w14:paraId="003E151E" w14:textId="77777777" w:rsidR="00F323B3" w:rsidRPr="00F323B3" w:rsidRDefault="00F323B3" w:rsidP="00F821D7">
      <w:pPr>
        <w:spacing w:line="276" w:lineRule="auto"/>
        <w:rPr>
          <w:lang w:val="vi-VN"/>
        </w:rPr>
      </w:pPr>
      <w:r w:rsidRPr="00F323B3">
        <w:rPr>
          <w:lang w:val="vi-VN"/>
        </w:rPr>
        <w:t>Chương trình có thể bổ sung tính năng cập nhật các dấu hiệu phát hiện webshell mới một cách tự động, mà không cần can thiệp chỉnh sửa mã nguồn. Điều này cũng giúp nâng cao độ chính xác phát hiện đối với các loại webshell mới sử dụng các kĩ thuật ngày càng tinh vi.</w:t>
      </w:r>
    </w:p>
    <w:p w14:paraId="5F48F609" w14:textId="2D28B105" w:rsidR="00F323B3" w:rsidRPr="00F323B3" w:rsidRDefault="00F323B3" w:rsidP="00F821D7">
      <w:pPr>
        <w:spacing w:line="276" w:lineRule="auto"/>
        <w:rPr>
          <w:lang w:val="vi-VN"/>
        </w:rPr>
      </w:pPr>
      <w:r w:rsidRPr="00F323B3">
        <w:rPr>
          <w:lang w:val="vi-VN"/>
        </w:rPr>
        <w:t>Ngoài ra trong tương lai cần tối ưu chương trình để chương trình có thể nâng cao khả năng phát hiện, giảm tiêu tốn tài nguyên hệ thống và thời gian thực thi</w:t>
      </w:r>
      <w:r>
        <w:rPr>
          <w:lang w:val="vi-VN"/>
        </w:rPr>
        <w:t>.</w:t>
      </w:r>
    </w:p>
    <w:p w14:paraId="0E33FD0F" w14:textId="0D1BC7CA" w:rsidR="00D603C2" w:rsidRPr="00F323B3" w:rsidRDefault="00D603C2" w:rsidP="00F821D7">
      <w:pPr>
        <w:pStyle w:val="ListParagraph"/>
        <w:numPr>
          <w:ilvl w:val="1"/>
          <w:numId w:val="1"/>
        </w:numPr>
        <w:spacing w:line="276" w:lineRule="auto"/>
        <w:outlineLvl w:val="1"/>
        <w:rPr>
          <w:b/>
          <w:bCs/>
          <w:lang w:val="vi-VN"/>
        </w:rPr>
      </w:pPr>
      <w:bookmarkStart w:id="19" w:name="_Toc71816811"/>
      <w:r w:rsidRPr="00F323B3">
        <w:rPr>
          <w:b/>
          <w:bCs/>
          <w:lang w:val="vi-VN"/>
        </w:rPr>
        <w:lastRenderedPageBreak/>
        <w:t>Kết luận</w:t>
      </w:r>
      <w:bookmarkEnd w:id="19"/>
    </w:p>
    <w:p w14:paraId="7E89D7F8" w14:textId="77777777" w:rsidR="00F323B3" w:rsidRPr="00F323B3" w:rsidRDefault="00F323B3" w:rsidP="00F821D7">
      <w:pPr>
        <w:spacing w:line="276" w:lineRule="auto"/>
        <w:rPr>
          <w:lang w:val="vi-VN"/>
        </w:rPr>
      </w:pPr>
      <w:r w:rsidRPr="00F323B3">
        <w:rPr>
          <w:lang w:val="vi-VN"/>
        </w:rPr>
        <w:t>Giải pháp đáp ứng được yêu cầu đặt ra đối với nhu cầu rà quét các file webshell. Giải pháp có khả năng triển khai dễ dàng trên diện rộng và không làm ảnh hưởng lớn đến hiệu năng hoạt động của máy tính người dùng, vô hình với người dùng. Giải pháp có thể triển khai trên toàn bộ máy chủ sử dụng hai hệ điều hành Windows và Linux. Hiệu năng thí điểm cho thấy chương trình sử dụng dưới 15% CPU, 100MB RAM và trong thời gian nhỏ hơn 10 phút. Khi thực hiện rà quét, người sử dụng chỉ cần thực thi chương trình duy nhất một lần đầu tiên, những lần kế tiếp chương trình sẽ tự động rà quét các thư mục thông qua cơ chế lập lịch (Task Scheduler, crontab). Trong quá trình chương trình thực thi không yêu cầu người dùng phải tương tác. Thông tin sẽ tự động được gửi về máy chủ phân tích dữ liệu.</w:t>
      </w:r>
    </w:p>
    <w:p w14:paraId="092F3724" w14:textId="77777777" w:rsidR="00F323B3" w:rsidRPr="00F323B3" w:rsidRDefault="00F323B3" w:rsidP="00F821D7">
      <w:pPr>
        <w:spacing w:line="276" w:lineRule="auto"/>
        <w:rPr>
          <w:lang w:val="vi-VN"/>
        </w:rPr>
      </w:pPr>
      <w:r w:rsidRPr="00F323B3">
        <w:rPr>
          <w:lang w:val="vi-VN"/>
        </w:rPr>
        <w:t>Hệ thống phân tích có khả năng phân tích với lượng dữ liệu đáp ứng số lượng máy chủ được rà quét. Dữ liệu đầu ra của chương trình không quá lớn, với hệ thống hiện tại có thể đáp ứng được yêu cầu lưu trữ, phân tích, tìm kiếm với lượng dữ liệu này. Nếu thực hiện định kỳ hàng năm 4 lần, có thể xóa các dữ liệu đã thu thập trước đó để sử dụng dữ liệu mới.</w:t>
      </w:r>
    </w:p>
    <w:p w14:paraId="736315CD" w14:textId="77777777" w:rsidR="00F323B3" w:rsidRPr="00F323B3" w:rsidRDefault="00F323B3" w:rsidP="00F821D7">
      <w:pPr>
        <w:spacing w:line="276" w:lineRule="auto"/>
        <w:rPr>
          <w:lang w:val="vi-VN"/>
        </w:rPr>
      </w:pPr>
      <w:r w:rsidRPr="00F323B3">
        <w:rPr>
          <w:lang w:val="vi-VN"/>
        </w:rPr>
        <w:t xml:space="preserve">Hệ thống đáp ứng khả năng tìm kiếm chính xác, với tỉ lệ dương tính giả và âm tính giả ở mức cho phép. Đồng thời để cải thiện độ chính xác phát hiện của công cụ, chuyên viên phân tích có thể dễ dàng bổ sung danh sách các file đã xác định là webshell hay không tại máy chủ cơ sở dữ liệu. </w:t>
      </w:r>
    </w:p>
    <w:p w14:paraId="7DCC41FB" w14:textId="5D412616" w:rsidR="00F323B3" w:rsidRDefault="00F323B3" w:rsidP="00F821D7">
      <w:pPr>
        <w:spacing w:line="276" w:lineRule="auto"/>
        <w:rPr>
          <w:lang w:val="vi-VN"/>
        </w:rPr>
      </w:pPr>
      <w:r w:rsidRPr="00F323B3">
        <w:rPr>
          <w:lang w:val="vi-VN"/>
        </w:rPr>
        <w:t>Giải pháp phù hợp và cần được đưa vào sử dụng./</w:t>
      </w:r>
    </w:p>
    <w:p w14:paraId="275EF375" w14:textId="6B5531DF" w:rsidR="00F323B3" w:rsidRPr="00F323B3" w:rsidRDefault="00F323B3" w:rsidP="00F821D7">
      <w:pPr>
        <w:spacing w:line="276" w:lineRule="auto"/>
        <w:jc w:val="center"/>
        <w:rPr>
          <w:lang w:val="vi-VN"/>
        </w:rPr>
      </w:pPr>
      <w:r w:rsidRPr="00F323B3">
        <w:rPr>
          <w:lang w:val="vi-VN"/>
        </w:rPr>
        <w:t>-</w:t>
      </w:r>
      <w:r>
        <w:rPr>
          <w:lang w:val="vi-VN"/>
        </w:rPr>
        <w:t xml:space="preserve">- </w:t>
      </w:r>
      <w:r w:rsidRPr="00F323B3">
        <w:rPr>
          <w:lang w:val="vi-VN"/>
        </w:rPr>
        <w:t>HẾT --</w:t>
      </w:r>
    </w:p>
    <w:sectPr w:rsidR="00F323B3" w:rsidRPr="00F323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2706CD" w14:textId="77777777" w:rsidR="009B2DA6" w:rsidRDefault="009B2DA6" w:rsidP="00D603C2">
      <w:pPr>
        <w:spacing w:after="0"/>
      </w:pPr>
      <w:r>
        <w:separator/>
      </w:r>
    </w:p>
  </w:endnote>
  <w:endnote w:type="continuationSeparator" w:id="0">
    <w:p w14:paraId="751D0707" w14:textId="77777777" w:rsidR="009B2DA6" w:rsidRDefault="009B2DA6" w:rsidP="00D603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129D1" w14:textId="77777777" w:rsidR="009B2DA6" w:rsidRDefault="009B2DA6" w:rsidP="00D603C2">
      <w:pPr>
        <w:spacing w:after="0"/>
      </w:pPr>
      <w:r>
        <w:separator/>
      </w:r>
    </w:p>
  </w:footnote>
  <w:footnote w:type="continuationSeparator" w:id="0">
    <w:p w14:paraId="02BAC39C" w14:textId="77777777" w:rsidR="009B2DA6" w:rsidRDefault="009B2DA6" w:rsidP="00D603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2A92"/>
    <w:multiLevelType w:val="hybridMultilevel"/>
    <w:tmpl w:val="D3D092AA"/>
    <w:lvl w:ilvl="0" w:tplc="E0E685A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86ED6"/>
    <w:multiLevelType w:val="hybridMultilevel"/>
    <w:tmpl w:val="97E6BB46"/>
    <w:lvl w:ilvl="0" w:tplc="E0E685A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8D3E62"/>
    <w:multiLevelType w:val="hybridMultilevel"/>
    <w:tmpl w:val="D854C878"/>
    <w:lvl w:ilvl="0" w:tplc="E0E685A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01CC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57E6796"/>
    <w:multiLevelType w:val="hybridMultilevel"/>
    <w:tmpl w:val="5E821728"/>
    <w:lvl w:ilvl="0" w:tplc="E0E685A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D1148C"/>
    <w:multiLevelType w:val="hybridMultilevel"/>
    <w:tmpl w:val="8FA89C4E"/>
    <w:lvl w:ilvl="0" w:tplc="1E84F862">
      <w:start w:val="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Việt Dũng (CTVIS-PANBM-NGS-ĐT)">
    <w15:presenceInfo w15:providerId="AD" w15:userId="S-1-5-21-744561381-2434733295-2199308780-204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3C2"/>
    <w:rsid w:val="001239BE"/>
    <w:rsid w:val="0013555A"/>
    <w:rsid w:val="00185D75"/>
    <w:rsid w:val="00191609"/>
    <w:rsid w:val="00222977"/>
    <w:rsid w:val="0030098A"/>
    <w:rsid w:val="0044530C"/>
    <w:rsid w:val="004D4BE0"/>
    <w:rsid w:val="00571F75"/>
    <w:rsid w:val="0064632D"/>
    <w:rsid w:val="00692E5F"/>
    <w:rsid w:val="006D3981"/>
    <w:rsid w:val="006D48AE"/>
    <w:rsid w:val="006E7C7A"/>
    <w:rsid w:val="007E6436"/>
    <w:rsid w:val="009B2DA6"/>
    <w:rsid w:val="009D439B"/>
    <w:rsid w:val="00AE716E"/>
    <w:rsid w:val="00B10747"/>
    <w:rsid w:val="00BF328C"/>
    <w:rsid w:val="00C32754"/>
    <w:rsid w:val="00D1489A"/>
    <w:rsid w:val="00D352AE"/>
    <w:rsid w:val="00D603C2"/>
    <w:rsid w:val="00EC1579"/>
    <w:rsid w:val="00F323B3"/>
    <w:rsid w:val="00F821D7"/>
    <w:rsid w:val="00FE0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AD2B"/>
  <w15:chartTrackingRefBased/>
  <w15:docId w15:val="{0869621E-9508-41FD-952F-785517D8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E5F"/>
    <w:pPr>
      <w:spacing w:line="240" w:lineRule="auto"/>
      <w:jc w:val="both"/>
    </w:pPr>
    <w:rPr>
      <w:rFonts w:ascii="Times New Roman" w:hAnsi="Times New Roman"/>
      <w:sz w:val="25"/>
    </w:rPr>
  </w:style>
  <w:style w:type="paragraph" w:styleId="Heading1">
    <w:name w:val="heading 1"/>
    <w:basedOn w:val="Normal"/>
    <w:next w:val="Normal"/>
    <w:link w:val="Heading1Char"/>
    <w:uiPriority w:val="9"/>
    <w:qFormat/>
    <w:rsid w:val="004D4B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D1489A"/>
    <w:pPr>
      <w:spacing w:after="200" w:line="360" w:lineRule="auto"/>
      <w:jc w:val="center"/>
    </w:pPr>
    <w:rPr>
      <w:rFonts w:eastAsia="Times New Roman" w:cs="Times New Roman"/>
      <w:i/>
      <w:iCs/>
      <w:color w:val="44546A" w:themeColor="text2"/>
      <w:szCs w:val="18"/>
    </w:rPr>
  </w:style>
  <w:style w:type="paragraph" w:styleId="ListParagraph">
    <w:name w:val="List Paragraph"/>
    <w:basedOn w:val="Normal"/>
    <w:link w:val="ListParagraphChar"/>
    <w:uiPriority w:val="34"/>
    <w:qFormat/>
    <w:rsid w:val="00D603C2"/>
    <w:pPr>
      <w:ind w:left="720"/>
      <w:contextualSpacing/>
    </w:pPr>
  </w:style>
  <w:style w:type="table" w:styleId="TableGrid">
    <w:name w:val="Table Grid"/>
    <w:basedOn w:val="TableNormal"/>
    <w:uiPriority w:val="59"/>
    <w:rsid w:val="00D603C2"/>
    <w:pPr>
      <w:spacing w:after="0" w:line="240" w:lineRule="auto"/>
    </w:pPr>
    <w:rPr>
      <w:rFonts w:ascii="Times New Roman" w:eastAsia="Calibri"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qFormat/>
    <w:rsid w:val="00F323B3"/>
    <w:rPr>
      <w:rFonts w:ascii="Times New Roman" w:hAnsi="Times New Roman"/>
      <w:sz w:val="25"/>
    </w:rPr>
  </w:style>
  <w:style w:type="table" w:customStyle="1" w:styleId="TableGrid2">
    <w:name w:val="Table Grid2"/>
    <w:basedOn w:val="TableNormal"/>
    <w:next w:val="TableGrid"/>
    <w:uiPriority w:val="39"/>
    <w:rsid w:val="00F323B3"/>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23B3"/>
    <w:rPr>
      <w:color w:val="0563C1" w:themeColor="hyperlink"/>
      <w:u w:val="single"/>
    </w:rPr>
  </w:style>
  <w:style w:type="character" w:customStyle="1" w:styleId="UnresolvedMention1">
    <w:name w:val="Unresolved Mention1"/>
    <w:basedOn w:val="DefaultParagraphFont"/>
    <w:uiPriority w:val="99"/>
    <w:semiHidden/>
    <w:unhideWhenUsed/>
    <w:rsid w:val="00F323B3"/>
    <w:rPr>
      <w:color w:val="605E5C"/>
      <w:shd w:val="clear" w:color="auto" w:fill="E1DFDD"/>
    </w:rPr>
  </w:style>
  <w:style w:type="character" w:customStyle="1" w:styleId="Heading1Char">
    <w:name w:val="Heading 1 Char"/>
    <w:basedOn w:val="DefaultParagraphFont"/>
    <w:link w:val="Heading1"/>
    <w:uiPriority w:val="9"/>
    <w:rsid w:val="004D4B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4BE0"/>
    <w:pPr>
      <w:spacing w:line="259" w:lineRule="auto"/>
      <w:jc w:val="left"/>
      <w:outlineLvl w:val="9"/>
    </w:pPr>
  </w:style>
  <w:style w:type="paragraph" w:styleId="TOC1">
    <w:name w:val="toc 1"/>
    <w:basedOn w:val="Normal"/>
    <w:next w:val="Normal"/>
    <w:autoRedefine/>
    <w:uiPriority w:val="39"/>
    <w:unhideWhenUsed/>
    <w:rsid w:val="004D4BE0"/>
    <w:pPr>
      <w:spacing w:after="100"/>
    </w:pPr>
  </w:style>
  <w:style w:type="paragraph" w:styleId="TOC2">
    <w:name w:val="toc 2"/>
    <w:basedOn w:val="Normal"/>
    <w:next w:val="Normal"/>
    <w:autoRedefine/>
    <w:uiPriority w:val="39"/>
    <w:unhideWhenUsed/>
    <w:rsid w:val="004D4BE0"/>
    <w:pPr>
      <w:spacing w:after="100"/>
      <w:ind w:left="2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9719247">
      <w:bodyDiv w:val="1"/>
      <w:marLeft w:val="0"/>
      <w:marRight w:val="0"/>
      <w:marTop w:val="0"/>
      <w:marBottom w:val="0"/>
      <w:divBdr>
        <w:top w:val="none" w:sz="0" w:space="0" w:color="auto"/>
        <w:left w:val="none" w:sz="0" w:space="0" w:color="auto"/>
        <w:bottom w:val="none" w:sz="0" w:space="0" w:color="auto"/>
        <w:right w:val="none" w:sz="0" w:space="0" w:color="auto"/>
      </w:divBdr>
      <w:divsChild>
        <w:div w:id="277638675">
          <w:marLeft w:val="0"/>
          <w:marRight w:val="0"/>
          <w:marTop w:val="0"/>
          <w:marBottom w:val="0"/>
          <w:divBdr>
            <w:top w:val="none" w:sz="0" w:space="0" w:color="auto"/>
            <w:left w:val="none" w:sz="0" w:space="0" w:color="auto"/>
            <w:bottom w:val="none" w:sz="0" w:space="0" w:color="auto"/>
            <w:right w:val="none" w:sz="0" w:space="0" w:color="auto"/>
          </w:divBdr>
        </w:div>
      </w:divsChild>
    </w:div>
    <w:div w:id="2136167978">
      <w:bodyDiv w:val="1"/>
      <w:marLeft w:val="0"/>
      <w:marRight w:val="0"/>
      <w:marTop w:val="0"/>
      <w:marBottom w:val="0"/>
      <w:divBdr>
        <w:top w:val="none" w:sz="0" w:space="0" w:color="auto"/>
        <w:left w:val="none" w:sz="0" w:space="0" w:color="auto"/>
        <w:bottom w:val="none" w:sz="0" w:space="0" w:color="auto"/>
        <w:right w:val="none" w:sz="0" w:space="0" w:color="auto"/>
      </w:divBdr>
      <w:divsChild>
        <w:div w:id="404381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njiti/webshellSample" TargetMode="External"/><Relationship Id="rId18" Type="http://schemas.openxmlformats.org/officeDocument/2006/relationships/hyperlink" Target="https://123code.vn/do-an/chia-se-source-code-website-tour-du-lich-wordpress-chuan-seo-mien-phi.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JohnTroony/php-webshells" TargetMode="External"/><Relationship Id="rId17" Type="http://schemas.openxmlformats.org/officeDocument/2006/relationships/hyperlink" Target="https://123code.vn/do-an/chia-se-mien-phi-source-code-web-ban-hang-bang-wordpress-chuan-seo.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123code.vn/do-an/chia-se-mien-phi-source-code-web-ban-hang-gan-giong-tgdd-wordpress-full-data.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nnc/webshell"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woocommerce/woocommerce"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github.com/xl7dev/WebShell"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ysrc/webshell-sample" TargetMode="Externa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57CFB-F638-4ABD-99E1-D3826E72C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14</Pages>
  <Words>2780</Words>
  <Characters>15852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Cường</dc:creator>
  <cp:keywords/>
  <dc:description/>
  <cp:lastModifiedBy>Lê Hải Nam (CTVIS-PATTTS-NGS-ĐT)</cp:lastModifiedBy>
  <cp:revision>21</cp:revision>
  <dcterms:created xsi:type="dcterms:W3CDTF">2021-05-13T09:29:00Z</dcterms:created>
  <dcterms:modified xsi:type="dcterms:W3CDTF">2021-07-20T07:47:00Z</dcterms:modified>
</cp:coreProperties>
</file>